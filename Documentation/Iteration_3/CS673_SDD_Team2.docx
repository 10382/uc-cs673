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b w:val="1"/>
          <w:sz w:val="24"/>
          <w:szCs w:val="24"/>
          <w:u w:val="single"/>
          <w:rtl w:val="0"/>
        </w:rPr>
        <w:t xml:space="preserve">CS673</w:t>
      </w:r>
      <w:r w:rsidDel="00000000" w:rsidR="00000000" w:rsidRPr="00000000">
        <w:rPr>
          <w:b w:val="1"/>
          <w:sz w:val="24"/>
          <w:szCs w:val="24"/>
          <w:u w:val="single"/>
          <w:rtl w:val="0"/>
        </w:rPr>
        <w:t xml:space="preserve"> Software Engineering </w:t>
      </w:r>
    </w:p>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b w:val="1"/>
          <w:sz w:val="24"/>
          <w:szCs w:val="24"/>
          <w:u w:val="single"/>
          <w:rtl w:val="0"/>
        </w:rPr>
        <w:t xml:space="preserve">Team 2  - </w:t>
      </w:r>
      <w:r w:rsidDel="00000000" w:rsidR="00000000" w:rsidRPr="00000000">
        <w:rPr>
          <w:b w:val="1"/>
          <w:sz w:val="24"/>
          <w:szCs w:val="24"/>
          <w:u w:val="single"/>
          <w:rtl w:val="0"/>
        </w:rPr>
        <w:t xml:space="preserve">Communication Tool</w:t>
      </w:r>
      <w:r w:rsidDel="00000000" w:rsidR="00000000" w:rsidRPr="00000000">
        <w:rPr>
          <w:b w:val="1"/>
          <w:sz w:val="24"/>
          <w:szCs w:val="24"/>
          <w:u w:val="single"/>
          <w:rtl w:val="0"/>
        </w:rPr>
        <w:t xml:space="preserve"> </w:t>
      </w:r>
    </w:p>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b w:val="1"/>
          <w:sz w:val="24"/>
          <w:szCs w:val="24"/>
          <w:u w:val="single"/>
          <w:rtl w:val="0"/>
        </w:rPr>
        <w:t xml:space="preserve">Software Design Document</w:t>
      </w:r>
    </w:p>
    <w:p w:rsidR="00000000" w:rsidDel="00000000" w:rsidP="00000000" w:rsidRDefault="00000000" w:rsidRPr="00000000" w14:paraId="00000004">
      <w:pPr>
        <w:widowControl w:val="0"/>
        <w:jc w:val="center"/>
        <w:rPr>
          <w:b w:val="1"/>
          <w:sz w:val="24"/>
          <w:szCs w:val="24"/>
          <w:u w:val="single"/>
        </w:rPr>
      </w:pPr>
      <w:r w:rsidDel="00000000" w:rsidR="00000000" w:rsidRPr="00000000">
        <w:rPr>
          <w:b w:val="1"/>
          <w:sz w:val="24"/>
          <w:szCs w:val="24"/>
          <w:u w:val="single"/>
        </w:rPr>
        <w:drawing>
          <wp:inline distB="114300" distT="114300" distL="114300" distR="114300">
            <wp:extent cx="1476375" cy="1419225"/>
            <wp:effectExtent b="0" l="0" r="0" t="0"/>
            <wp:docPr id="7" name="image12.png"/>
            <a:graphic>
              <a:graphicData uri="http://schemas.openxmlformats.org/drawingml/2006/picture">
                <pic:pic>
                  <pic:nvPicPr>
                    <pic:cNvPr id="0" name="image12.png"/>
                    <pic:cNvPicPr preferRelativeResize="0"/>
                  </pic:nvPicPr>
                  <pic:blipFill>
                    <a:blip r:embed="rId7"/>
                    <a:srcRect b="22545" l="20678" r="23090" t="23272"/>
                    <a:stretch>
                      <a:fillRect/>
                    </a:stretch>
                  </pic:blipFill>
                  <pic:spPr>
                    <a:xfrm>
                      <a:off x="0" y="0"/>
                      <a:ext cx="1476375" cy="1419225"/>
                    </a:xfrm>
                    <a:prstGeom prst="rect"/>
                    <a:ln/>
                  </pic:spPr>
                </pic:pic>
              </a:graphicData>
            </a:graphic>
          </wp:inline>
        </w:drawing>
      </w:r>
      <w:r w:rsidDel="00000000" w:rsidR="00000000" w:rsidRPr="00000000">
        <w:rPr>
          <w:rtl w:val="0"/>
        </w:rPr>
      </w:r>
    </w:p>
    <w:tbl>
      <w:tblPr>
        <w:tblStyle w:val="Table1"/>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Team Member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Role(s)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Signature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Date</w:t>
            </w:r>
          </w:p>
        </w:tc>
      </w:tr>
      <w:tr>
        <w:tc>
          <w:tcPr>
            <w:shd w:fill="auto" w:val="clear"/>
            <w:tcMar>
              <w:top w:w="0.0" w:type="dxa"/>
              <w:left w:w="40.0" w:type="dxa"/>
              <w:bottom w:w="0.0" w:type="dxa"/>
              <w:right w:w="40.0" w:type="dxa"/>
            </w:tcMar>
            <w:vAlign w:val="center"/>
          </w:tcPr>
          <w:p w:rsidR="00000000" w:rsidDel="00000000" w:rsidP="00000000" w:rsidRDefault="00000000" w:rsidRPr="00000000" w14:paraId="00000009">
            <w:pPr>
              <w:widowControl w:val="0"/>
              <w:spacing w:line="240" w:lineRule="auto"/>
              <w:rPr>
                <w:sz w:val="24"/>
                <w:szCs w:val="24"/>
              </w:rPr>
            </w:pPr>
            <w:r w:rsidDel="00000000" w:rsidR="00000000" w:rsidRPr="00000000">
              <w:rPr>
                <w:sz w:val="24"/>
                <w:szCs w:val="24"/>
                <w:rtl w:val="0"/>
              </w:rPr>
              <w:t xml:space="preserve">Laura Kocubinski</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Team Leader</w:t>
            </w:r>
          </w:p>
        </w:tc>
        <w:tc>
          <w:tcPr>
            <w:shd w:fill="auto" w:val="clear"/>
            <w:tcMar>
              <w:top w:w="0.0" w:type="dxa"/>
              <w:left w:w="40.0" w:type="dxa"/>
              <w:bottom w:w="0.0" w:type="dxa"/>
              <w:right w:w="40.0" w:type="dxa"/>
            </w:tcMar>
            <w:vAlign w:val="center"/>
          </w:tcPr>
          <w:p w:rsidR="00000000" w:rsidDel="00000000" w:rsidP="00000000" w:rsidRDefault="00000000" w:rsidRPr="00000000" w14:paraId="0000000B">
            <w:pPr>
              <w:widowControl w:val="0"/>
              <w:spacing w:line="240" w:lineRule="auto"/>
              <w:rPr>
                <w:i w:val="1"/>
                <w:sz w:val="24"/>
                <w:szCs w:val="24"/>
                <w:u w:val="single"/>
              </w:rPr>
            </w:pPr>
            <w:r w:rsidDel="00000000" w:rsidR="00000000" w:rsidRPr="00000000">
              <w:rPr>
                <w:i w:val="1"/>
                <w:sz w:val="24"/>
                <w:szCs w:val="24"/>
                <w:u w:val="single"/>
                <w:rtl w:val="0"/>
              </w:rPr>
              <w:t xml:space="preserve">Laura Kocubinski</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10/17/2019</w:t>
            </w:r>
          </w:p>
        </w:tc>
      </w:tr>
      <w:tr>
        <w:tc>
          <w:tcPr>
            <w:shd w:fill="auto" w:val="clear"/>
            <w:tcMar>
              <w:top w:w="0.0" w:type="dxa"/>
              <w:left w:w="40.0" w:type="dxa"/>
              <w:bottom w:w="0.0" w:type="dxa"/>
              <w:right w:w="40.0" w:type="dxa"/>
            </w:tcMar>
            <w:vAlign w:val="center"/>
          </w:tcPr>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sz w:val="24"/>
                <w:szCs w:val="24"/>
                <w:rtl w:val="0"/>
              </w:rPr>
              <w:t xml:space="preserve">Hang Shi</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0E">
            <w:pPr>
              <w:widowControl w:val="0"/>
              <w:spacing w:line="240" w:lineRule="auto"/>
              <w:rPr>
                <w:sz w:val="24"/>
                <w:szCs w:val="24"/>
              </w:rPr>
            </w:pPr>
            <w:r w:rsidDel="00000000" w:rsidR="00000000" w:rsidRPr="00000000">
              <w:rPr>
                <w:sz w:val="24"/>
                <w:szCs w:val="24"/>
                <w:rtl w:val="0"/>
              </w:rPr>
              <w:t xml:space="preserve">Backup Team Leader</w:t>
            </w:r>
          </w:p>
          <w:p w:rsidR="00000000" w:rsidDel="00000000" w:rsidP="00000000" w:rsidRDefault="00000000" w:rsidRPr="00000000" w14:paraId="0000000F">
            <w:pPr>
              <w:widowControl w:val="0"/>
              <w:spacing w:line="240" w:lineRule="auto"/>
              <w:rPr>
                <w:sz w:val="24"/>
                <w:szCs w:val="24"/>
              </w:rPr>
            </w:pPr>
            <w:r w:rsidDel="00000000" w:rsidR="00000000" w:rsidRPr="00000000">
              <w:rPr>
                <w:sz w:val="24"/>
                <w:szCs w:val="24"/>
                <w:rtl w:val="0"/>
              </w:rPr>
              <w:t xml:space="preserve">Requirement Leader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i w:val="1"/>
                <w:sz w:val="24"/>
                <w:szCs w:val="24"/>
                <w:u w:val="single"/>
              </w:rPr>
            </w:pPr>
            <w:r w:rsidDel="00000000" w:rsidR="00000000" w:rsidRPr="00000000">
              <w:rPr>
                <w:i w:val="1"/>
                <w:sz w:val="24"/>
                <w:szCs w:val="24"/>
                <w:u w:val="single"/>
                <w:rtl w:val="0"/>
              </w:rPr>
              <w:t xml:space="preserve">Hang Shi</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1">
            <w:pPr>
              <w:widowControl w:val="0"/>
              <w:spacing w:line="240" w:lineRule="auto"/>
              <w:rPr>
                <w:sz w:val="24"/>
                <w:szCs w:val="24"/>
                <w:u w:val="single"/>
              </w:rPr>
            </w:pPr>
            <w:r w:rsidDel="00000000" w:rsidR="00000000" w:rsidRPr="00000000">
              <w:rPr>
                <w:sz w:val="24"/>
                <w:szCs w:val="24"/>
                <w:u w:val="single"/>
                <w:rtl w:val="0"/>
              </w:rPr>
              <w:t xml:space="preserve">10/17/2019</w:t>
            </w:r>
          </w:p>
        </w:tc>
      </w:tr>
      <w:tr>
        <w:tc>
          <w:tcPr>
            <w:shd w:fill="auto" w:val="clear"/>
            <w:tcMar>
              <w:top w:w="0.0" w:type="dxa"/>
              <w:left w:w="40.0" w:type="dxa"/>
              <w:bottom w:w="0.0" w:type="dxa"/>
              <w:right w:w="40.0" w:type="dxa"/>
            </w:tcMar>
            <w:vAlign w:val="center"/>
          </w:tcPr>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sz w:val="24"/>
                <w:szCs w:val="24"/>
                <w:rtl w:val="0"/>
              </w:rPr>
              <w:t xml:space="preserve">Xi You</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3">
            <w:pPr>
              <w:widowControl w:val="0"/>
              <w:spacing w:line="240" w:lineRule="auto"/>
              <w:rPr>
                <w:sz w:val="24"/>
                <w:szCs w:val="24"/>
              </w:rPr>
            </w:pPr>
            <w:r w:rsidDel="00000000" w:rsidR="00000000" w:rsidRPr="00000000">
              <w:rPr>
                <w:sz w:val="24"/>
                <w:szCs w:val="24"/>
                <w:rtl w:val="0"/>
              </w:rPr>
              <w:t xml:space="preserve">QA Leader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i w:val="1"/>
                <w:sz w:val="24"/>
                <w:szCs w:val="24"/>
                <w:u w:val="single"/>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5">
            <w:pPr>
              <w:widowControl w:val="0"/>
              <w:spacing w:line="240" w:lineRule="auto"/>
              <w:rPr>
                <w:sz w:val="24"/>
                <w:szCs w:val="24"/>
                <w:u w:val="single"/>
              </w:rPr>
            </w:pPr>
            <w:r w:rsidDel="00000000" w:rsidR="00000000" w:rsidRPr="00000000">
              <w:rPr>
                <w:sz w:val="24"/>
                <w:szCs w:val="24"/>
                <w:u w:val="single"/>
                <w:rtl w:val="0"/>
              </w:rPr>
              <w:t xml:space="preserve">10/17/2019</w:t>
            </w:r>
          </w:p>
        </w:tc>
      </w:tr>
      <w:tr>
        <w:tc>
          <w:tcPr>
            <w:shd w:fill="auto" w:val="clear"/>
            <w:tcMar>
              <w:top w:w="0.0" w:type="dxa"/>
              <w:left w:w="40.0" w:type="dxa"/>
              <w:bottom w:w="0.0" w:type="dxa"/>
              <w:right w:w="40.0" w:type="dxa"/>
            </w:tcMar>
            <w:vAlign w:val="center"/>
          </w:tcPr>
          <w:p w:rsidR="00000000" w:rsidDel="00000000" w:rsidP="00000000" w:rsidRDefault="00000000" w:rsidRPr="00000000" w14:paraId="00000016">
            <w:pPr>
              <w:spacing w:line="240" w:lineRule="auto"/>
              <w:rPr>
                <w:sz w:val="24"/>
                <w:szCs w:val="24"/>
              </w:rPr>
            </w:pPr>
            <w:r w:rsidDel="00000000" w:rsidR="00000000" w:rsidRPr="00000000">
              <w:rPr>
                <w:sz w:val="24"/>
                <w:szCs w:val="24"/>
                <w:rtl w:val="0"/>
              </w:rPr>
              <w:t xml:space="preserve">Jhuanderson Macias</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7">
            <w:pPr>
              <w:widowControl w:val="0"/>
              <w:spacing w:line="240" w:lineRule="auto"/>
              <w:rPr>
                <w:sz w:val="24"/>
                <w:szCs w:val="24"/>
              </w:rPr>
            </w:pPr>
            <w:r w:rsidDel="00000000" w:rsidR="00000000" w:rsidRPr="00000000">
              <w:rPr>
                <w:sz w:val="24"/>
                <w:szCs w:val="24"/>
                <w:rtl w:val="0"/>
              </w:rPr>
              <w:t xml:space="preserve">Design and Implementation Leader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i w:val="1"/>
                <w:sz w:val="24"/>
                <w:szCs w:val="24"/>
                <w:u w:val="single"/>
              </w:rPr>
            </w:pPr>
            <w:r w:rsidDel="00000000" w:rsidR="00000000" w:rsidRPr="00000000">
              <w:rPr>
                <w:i w:val="1"/>
                <w:sz w:val="24"/>
                <w:szCs w:val="24"/>
                <w:u w:val="single"/>
                <w:rtl w:val="0"/>
              </w:rPr>
              <w:t xml:space="preserve">Jhuanderson Macias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9">
            <w:pPr>
              <w:widowControl w:val="0"/>
              <w:spacing w:line="240" w:lineRule="auto"/>
              <w:rPr>
                <w:sz w:val="24"/>
                <w:szCs w:val="24"/>
                <w:u w:val="single"/>
              </w:rPr>
            </w:pPr>
            <w:r w:rsidDel="00000000" w:rsidR="00000000" w:rsidRPr="00000000">
              <w:rPr>
                <w:sz w:val="24"/>
                <w:szCs w:val="24"/>
                <w:u w:val="single"/>
                <w:rtl w:val="0"/>
              </w:rPr>
              <w:t xml:space="preserve">10/17/2019</w:t>
            </w:r>
          </w:p>
        </w:tc>
      </w:tr>
      <w:tr>
        <w:tc>
          <w:tcPr>
            <w:shd w:fill="auto" w:val="clear"/>
            <w:tcMar>
              <w:top w:w="0.0" w:type="dxa"/>
              <w:left w:w="40.0" w:type="dxa"/>
              <w:bottom w:w="0.0" w:type="dxa"/>
              <w:right w:w="40.0" w:type="dxa"/>
            </w:tcMar>
            <w:vAlign w:val="center"/>
          </w:tcPr>
          <w:p w:rsidR="00000000" w:rsidDel="00000000" w:rsidP="00000000" w:rsidRDefault="00000000" w:rsidRPr="00000000" w14:paraId="0000001A">
            <w:pPr>
              <w:spacing w:line="240" w:lineRule="auto"/>
              <w:rPr>
                <w:sz w:val="24"/>
                <w:szCs w:val="24"/>
              </w:rPr>
            </w:pPr>
            <w:r w:rsidDel="00000000" w:rsidR="00000000" w:rsidRPr="00000000">
              <w:rPr>
                <w:sz w:val="24"/>
                <w:szCs w:val="24"/>
                <w:rtl w:val="0"/>
              </w:rPr>
              <w:t xml:space="preserve">Mikhail (Misha) Chertushkin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B">
            <w:pPr>
              <w:widowControl w:val="0"/>
              <w:spacing w:line="240" w:lineRule="auto"/>
              <w:rPr>
                <w:sz w:val="24"/>
                <w:szCs w:val="24"/>
              </w:rPr>
            </w:pPr>
            <w:r w:rsidDel="00000000" w:rsidR="00000000" w:rsidRPr="00000000">
              <w:rPr>
                <w:sz w:val="24"/>
                <w:szCs w:val="24"/>
                <w:rtl w:val="0"/>
              </w:rPr>
              <w:t xml:space="preserve">Security Leader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i w:val="1"/>
                <w:sz w:val="24"/>
                <w:szCs w:val="24"/>
                <w:u w:val="single"/>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D">
            <w:pPr>
              <w:widowControl w:val="0"/>
              <w:spacing w:line="240" w:lineRule="auto"/>
              <w:rPr>
                <w:sz w:val="24"/>
                <w:szCs w:val="24"/>
                <w:u w:val="single"/>
              </w:rPr>
            </w:pPr>
            <w:r w:rsidDel="00000000" w:rsidR="00000000" w:rsidRPr="00000000">
              <w:rPr>
                <w:sz w:val="24"/>
                <w:szCs w:val="24"/>
                <w:u w:val="single"/>
                <w:rtl w:val="0"/>
              </w:rPr>
              <w:t xml:space="preserve">10/17/2019</w:t>
            </w:r>
          </w:p>
        </w:tc>
      </w:tr>
      <w:tr>
        <w:tc>
          <w:tcPr>
            <w:shd w:fill="auto" w:val="clear"/>
            <w:tcMar>
              <w:top w:w="0.0" w:type="dxa"/>
              <w:left w:w="40.0" w:type="dxa"/>
              <w:bottom w:w="0.0" w:type="dxa"/>
              <w:right w:w="40.0" w:type="dxa"/>
            </w:tcMar>
            <w:vAlign w:val="center"/>
          </w:tcPr>
          <w:p w:rsidR="00000000" w:rsidDel="00000000" w:rsidP="00000000" w:rsidRDefault="00000000" w:rsidRPr="00000000" w14:paraId="0000001E">
            <w:pPr>
              <w:spacing w:line="240" w:lineRule="auto"/>
              <w:rPr>
                <w:sz w:val="24"/>
                <w:szCs w:val="24"/>
              </w:rPr>
            </w:pPr>
            <w:r w:rsidDel="00000000" w:rsidR="00000000" w:rsidRPr="00000000">
              <w:rPr>
                <w:sz w:val="24"/>
                <w:szCs w:val="24"/>
                <w:rtl w:val="0"/>
              </w:rPr>
              <w:t xml:space="preserve">Bofeng (Beven) Liu</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F">
            <w:pPr>
              <w:widowControl w:val="0"/>
              <w:spacing w:line="240" w:lineRule="auto"/>
              <w:rPr>
                <w:sz w:val="24"/>
                <w:szCs w:val="24"/>
              </w:rPr>
            </w:pPr>
            <w:r w:rsidDel="00000000" w:rsidR="00000000" w:rsidRPr="00000000">
              <w:rPr>
                <w:sz w:val="24"/>
                <w:szCs w:val="24"/>
                <w:rtl w:val="0"/>
              </w:rPr>
              <w:t xml:space="preserve">Configuration Leader</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4"/>
                <w:szCs w:val="24"/>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1">
            <w:pPr>
              <w:widowControl w:val="0"/>
              <w:spacing w:line="240" w:lineRule="auto"/>
              <w:rPr>
                <w:sz w:val="24"/>
                <w:szCs w:val="24"/>
                <w:u w:val="single"/>
              </w:rPr>
            </w:pPr>
            <w:r w:rsidDel="00000000" w:rsidR="00000000" w:rsidRPr="00000000">
              <w:rPr>
                <w:sz w:val="24"/>
                <w:szCs w:val="24"/>
                <w:u w:val="single"/>
                <w:rtl w:val="0"/>
              </w:rPr>
              <w:t xml:space="preserve">10/17/2019</w:t>
            </w:r>
            <w:r w:rsidDel="00000000" w:rsidR="00000000" w:rsidRPr="00000000">
              <w:rPr>
                <w:rtl w:val="0"/>
              </w:rPr>
            </w:r>
          </w:p>
        </w:tc>
      </w:tr>
      <w:tr>
        <w:tc>
          <w:tcPr>
            <w:shd w:fill="auto" w:val="clear"/>
            <w:tcMar>
              <w:top w:w="0.0" w:type="dxa"/>
              <w:left w:w="40.0" w:type="dxa"/>
              <w:bottom w:w="0.0" w:type="dxa"/>
              <w:right w:w="40.0" w:type="dxa"/>
            </w:tcMar>
            <w:vAlign w:val="bottom"/>
          </w:tcPr>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4"/>
                <w:szCs w:val="24"/>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single"/>
                <w:shd w:fill="auto" w:val="clear"/>
                <w:vertAlign w:val="baseline"/>
              </w:rPr>
            </w:pPr>
            <w:r w:rsidDel="00000000" w:rsidR="00000000" w:rsidRPr="00000000">
              <w:rPr>
                <w:rtl w:val="0"/>
              </w:rPr>
            </w:r>
          </w:p>
        </w:tc>
      </w:tr>
      <w:tr>
        <w:tc>
          <w:tcPr>
            <w:shd w:fill="auto" w:val="clear"/>
            <w:tcMar>
              <w:top w:w="0.0" w:type="dxa"/>
              <w:left w:w="40.0" w:type="dxa"/>
              <w:bottom w:w="0.0" w:type="dxa"/>
              <w:right w:w="40.0" w:type="dxa"/>
            </w:tcMar>
            <w:vAlign w:val="bottom"/>
          </w:tcPr>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4"/>
                <w:szCs w:val="24"/>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single"/>
                <w:shd w:fill="auto" w:val="clear"/>
                <w:vertAlign w:val="baseline"/>
              </w:rPr>
            </w:pPr>
            <w:r w:rsidDel="00000000" w:rsidR="00000000" w:rsidRPr="00000000">
              <w:rPr>
                <w:rtl w:val="0"/>
              </w:rPr>
            </w:r>
          </w:p>
        </w:tc>
      </w:tr>
    </w:tbl>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rPr>
          <w:sz w:val="24"/>
          <w:szCs w:val="24"/>
          <w:u w:val="single"/>
        </w:rPr>
      </w:pPr>
      <w:r w:rsidDel="00000000" w:rsidR="00000000" w:rsidRPr="00000000">
        <w:rPr>
          <w:rtl w:val="0"/>
        </w:rPr>
      </w:r>
    </w:p>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rPr>
          <w:b w:val="1"/>
          <w:sz w:val="24"/>
          <w:szCs w:val="24"/>
          <w:u w:val="single"/>
        </w:rPr>
      </w:pPr>
      <w:r w:rsidDel="00000000" w:rsidR="00000000" w:rsidRPr="00000000">
        <w:rPr>
          <w:b w:val="1"/>
          <w:sz w:val="24"/>
          <w:szCs w:val="24"/>
          <w:u w:val="single"/>
          <w:rtl w:val="0"/>
        </w:rPr>
        <w:t xml:space="preserve">Revision history</w:t>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Author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Change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Laura Kocubinski</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10/3/2019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First Draft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Laura Kocubinski</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10/17/2019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Second Draft</w:t>
            </w:r>
          </w:p>
        </w:tc>
      </w:tr>
      <w:tr>
        <w:trPr>
          <w:ins w:author="Behdad Shahossini" w:id="0" w:date="2019-10-28T18:14:28Z"/>
        </w:trPr>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ins w:author="Behdad Shahossini" w:id="0" w:date="2019-10-28T18:14:28Z"/>
                <w:sz w:val="24"/>
                <w:szCs w:val="24"/>
              </w:rPr>
            </w:pPr>
            <w:ins w:author="Behdad Shahossini" w:id="0" w:date="2019-10-28T18:14:28Z">
              <w:r w:rsidDel="00000000" w:rsidR="00000000" w:rsidRPr="00000000">
                <w:rPr>
                  <w:sz w:val="24"/>
                  <w:szCs w:val="24"/>
                  <w:rtl w:val="0"/>
                </w:rPr>
                <w:t xml:space="preserve">0.3</w:t>
              </w:r>
            </w:ins>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ins w:author="Behdad Shahossini" w:id="0" w:date="2019-10-28T18:14:28Z"/>
                <w:sz w:val="24"/>
                <w:szCs w:val="24"/>
              </w:rPr>
            </w:pPr>
            <w:ins w:author="Behdad Shahossini" w:id="0" w:date="2019-10-28T18:14:28Z">
              <w:r w:rsidDel="00000000" w:rsidR="00000000" w:rsidRPr="00000000">
                <w:rPr>
                  <w:sz w:val="24"/>
                  <w:szCs w:val="24"/>
                  <w:rtl w:val="0"/>
                </w:rPr>
                <w:t xml:space="preserve">Behdad Shahossini</w:t>
              </w:r>
            </w:ins>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ins w:author="Behdad Shahossini" w:id="0" w:date="2019-10-28T18:14:28Z"/>
                <w:sz w:val="24"/>
                <w:szCs w:val="24"/>
              </w:rPr>
            </w:pPr>
            <w:ins w:author="Behdad Shahossini" w:id="0" w:date="2019-10-28T18:14:28Z">
              <w:r w:rsidDel="00000000" w:rsidR="00000000" w:rsidRPr="00000000">
                <w:rPr>
                  <w:sz w:val="24"/>
                  <w:szCs w:val="24"/>
                  <w:rtl w:val="0"/>
                </w:rPr>
                <w:t xml:space="preserve">10/27/2019</w:t>
              </w:r>
            </w:ins>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ins w:author="Behdad Shahossini" w:id="0" w:date="2019-10-28T18:14:28Z"/>
                <w:sz w:val="24"/>
                <w:szCs w:val="24"/>
              </w:rPr>
            </w:pPr>
            <w:ins w:author="Behdad Shahossini" w:id="0" w:date="2019-10-28T18:14:28Z">
              <w:r w:rsidDel="00000000" w:rsidR="00000000" w:rsidRPr="00000000">
                <w:rPr>
                  <w:sz w:val="24"/>
                  <w:szCs w:val="24"/>
                  <w:rtl w:val="0"/>
                </w:rPr>
                <w:t xml:space="preserve">Third Draft</w:t>
              </w:r>
            </w:ins>
          </w:p>
        </w:tc>
      </w:tr>
    </w:tbl>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D">
      <w:pPr>
        <w:pStyle w:val="Heading1"/>
        <w:widowControl w:val="0"/>
        <w:ind w:left="360" w:firstLine="0"/>
        <w:rPr/>
      </w:pPr>
      <w:bookmarkStart w:colFirst="0" w:colLast="0" w:name="_2c8jnsoxbpzl" w:id="0"/>
      <w:bookmarkEnd w:id="0"/>
      <w:r w:rsidDel="00000000" w:rsidR="00000000" w:rsidRPr="00000000">
        <w:br w:type="page"/>
      </w:r>
      <w:r w:rsidDel="00000000" w:rsidR="00000000" w:rsidRPr="00000000">
        <w:rPr>
          <w:rtl w:val="0"/>
        </w:rPr>
      </w:r>
    </w:p>
    <w:p w:rsidR="00000000" w:rsidDel="00000000" w:rsidP="00000000" w:rsidRDefault="00000000" w:rsidRPr="00000000" w14:paraId="0000003E">
      <w:pPr>
        <w:pStyle w:val="Heading1"/>
        <w:widowControl w:val="0"/>
        <w:ind w:left="360" w:firstLine="0"/>
        <w:rPr/>
      </w:pPr>
      <w:bookmarkStart w:colFirst="0" w:colLast="0" w:name="_uoymx3ldmeef" w:id="1"/>
      <w:bookmarkEnd w:id="1"/>
      <w:r w:rsidDel="00000000" w:rsidR="00000000" w:rsidRPr="00000000">
        <w:rPr>
          <w:rtl w:val="0"/>
        </w:rPr>
        <w:t xml:space="preserve">Table of Contents</w:t>
        <w:br w:type="textWrapping"/>
      </w:r>
    </w:p>
    <w:sdt>
      <w:sdtPr>
        <w:docPartObj>
          <w:docPartGallery w:val="Table of Contents"/>
          <w:docPartUnique w:val="1"/>
        </w:docPartObj>
      </w:sdtPr>
      <w:sdtContent>
        <w:p w:rsidR="00000000" w:rsidDel="00000000" w:rsidP="00000000" w:rsidRDefault="00000000" w:rsidRPr="00000000" w14:paraId="0000003F">
          <w:pPr>
            <w:pBdr>
              <w:top w:space="0" w:sz="0" w:val="nil"/>
              <w:left w:space="0" w:sz="0" w:val="nil"/>
              <w:bottom w:space="0" w:sz="0" w:val="nil"/>
              <w:right w:space="0" w:sz="0" w:val="nil"/>
              <w:between w:space="0" w:sz="0" w:val="nil"/>
            </w:pBdr>
            <w:shd w:fill="auto" w:val="clear"/>
            <w:ind w:left="360" w:firstLine="0"/>
            <w:rPr>
              <w:color w:val="1155cc"/>
              <w:u w:val="single"/>
            </w:rPr>
          </w:pPr>
          <w:r w:rsidDel="00000000" w:rsidR="00000000" w:rsidRPr="00000000">
            <w:fldChar w:fldCharType="begin"/>
            <w:instrText xml:space="preserve"> TOC \h \u \z \n </w:instrText>
            <w:fldChar w:fldCharType="separate"/>
          </w:r>
          <w:hyperlink w:anchor="_gjdgxs">
            <w:r w:rsidDel="00000000" w:rsidR="00000000" w:rsidRPr="00000000">
              <w:rPr>
                <w:color w:val="1155cc"/>
                <w:u w:val="single"/>
                <w:rtl w:val="0"/>
              </w:rPr>
              <w:t xml:space="preserve">Introduction</w:t>
            </w:r>
          </w:hyperlink>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shd w:fill="auto" w:val="clear"/>
            <w:ind w:left="360" w:firstLine="0"/>
            <w:rPr>
              <w:color w:val="1155cc"/>
              <w:u w:val="single"/>
            </w:rPr>
          </w:pPr>
          <w:hyperlink w:anchor="_30j0zll">
            <w:r w:rsidDel="00000000" w:rsidR="00000000" w:rsidRPr="00000000">
              <w:rPr>
                <w:color w:val="1155cc"/>
                <w:u w:val="single"/>
                <w:rtl w:val="0"/>
              </w:rPr>
              <w:t xml:space="preserve">Software Architecture</w:t>
            </w:r>
          </w:hyperlink>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shd w:fill="auto" w:val="clear"/>
            <w:ind w:left="360" w:firstLine="0"/>
            <w:rPr>
              <w:color w:val="1155cc"/>
              <w:u w:val="single"/>
            </w:rPr>
          </w:pPr>
          <w:hyperlink w:anchor="_1fob9te">
            <w:r w:rsidDel="00000000" w:rsidR="00000000" w:rsidRPr="00000000">
              <w:rPr>
                <w:color w:val="1155cc"/>
                <w:u w:val="single"/>
                <w:rtl w:val="0"/>
              </w:rPr>
              <w:t xml:space="preserve">Design Patterns</w:t>
            </w:r>
          </w:hyperlink>
          <w:r w:rsidDel="00000000" w:rsidR="00000000" w:rsidRPr="00000000">
            <w:rPr>
              <w:rtl w:val="0"/>
            </w:rPr>
          </w:r>
        </w:p>
        <w:p w:rsidR="00000000" w:rsidDel="00000000" w:rsidP="00000000" w:rsidRDefault="00000000" w:rsidRPr="00000000" w14:paraId="00000042">
          <w:pPr>
            <w:pBdr>
              <w:top w:space="0" w:sz="0" w:val="nil"/>
              <w:left w:space="0" w:sz="0" w:val="nil"/>
              <w:bottom w:space="0" w:sz="0" w:val="nil"/>
              <w:right w:space="0" w:sz="0" w:val="nil"/>
              <w:between w:space="0" w:sz="0" w:val="nil"/>
            </w:pBdr>
            <w:shd w:fill="auto" w:val="clear"/>
            <w:ind w:left="360" w:firstLine="0"/>
            <w:rPr>
              <w:color w:val="1155cc"/>
              <w:u w:val="single"/>
            </w:rPr>
          </w:pPr>
          <w:hyperlink w:anchor="_3znysh7">
            <w:r w:rsidDel="00000000" w:rsidR="00000000" w:rsidRPr="00000000">
              <w:rPr>
                <w:color w:val="1155cc"/>
                <w:u w:val="single"/>
                <w:rtl w:val="0"/>
              </w:rPr>
              <w:t xml:space="preserve">Key Algorithms</w:t>
            </w:r>
          </w:hyperlink>
          <w:r w:rsidDel="00000000" w:rsidR="00000000" w:rsidRPr="00000000">
            <w:rPr>
              <w:rtl w:val="0"/>
            </w:rPr>
          </w:r>
        </w:p>
        <w:p w:rsidR="00000000" w:rsidDel="00000000" w:rsidP="00000000" w:rsidRDefault="00000000" w:rsidRPr="00000000" w14:paraId="00000043">
          <w:pPr>
            <w:pBdr>
              <w:top w:space="0" w:sz="0" w:val="nil"/>
              <w:left w:space="0" w:sz="0" w:val="nil"/>
              <w:bottom w:space="0" w:sz="0" w:val="nil"/>
              <w:right w:space="0" w:sz="0" w:val="nil"/>
              <w:between w:space="0" w:sz="0" w:val="nil"/>
            </w:pBdr>
            <w:shd w:fill="auto" w:val="clear"/>
            <w:ind w:left="360" w:firstLine="0"/>
            <w:rPr>
              <w:color w:val="1155cc"/>
              <w:u w:val="single"/>
            </w:rPr>
          </w:pPr>
          <w:hyperlink w:anchor="_2et92p0">
            <w:r w:rsidDel="00000000" w:rsidR="00000000" w:rsidRPr="00000000">
              <w:rPr>
                <w:color w:val="1155cc"/>
                <w:u w:val="single"/>
                <w:rtl w:val="0"/>
              </w:rPr>
              <w:t xml:space="preserve">Classes and Methods</w:t>
            </w:r>
          </w:hyperlink>
          <w:r w:rsidDel="00000000" w:rsidR="00000000" w:rsidRPr="00000000">
            <w:rPr>
              <w:rtl w:val="0"/>
            </w:rPr>
          </w:r>
        </w:p>
        <w:p w:rsidR="00000000" w:rsidDel="00000000" w:rsidP="00000000" w:rsidRDefault="00000000" w:rsidRPr="00000000" w14:paraId="00000044">
          <w:pPr>
            <w:pBdr>
              <w:top w:space="0" w:sz="0" w:val="nil"/>
              <w:left w:space="0" w:sz="0" w:val="nil"/>
              <w:bottom w:space="0" w:sz="0" w:val="nil"/>
              <w:right w:space="0" w:sz="0" w:val="nil"/>
              <w:between w:space="0" w:sz="0" w:val="nil"/>
            </w:pBdr>
            <w:shd w:fill="auto" w:val="clear"/>
            <w:ind w:left="360" w:firstLine="0"/>
            <w:rPr>
              <w:color w:val="1155cc"/>
              <w:u w:val="single"/>
            </w:rPr>
          </w:pPr>
          <w:hyperlink w:anchor="_tyjcwt">
            <w:r w:rsidDel="00000000" w:rsidR="00000000" w:rsidRPr="00000000">
              <w:rPr>
                <w:color w:val="1155cc"/>
                <w:u w:val="single"/>
                <w:rtl w:val="0"/>
              </w:rPr>
              <w:t xml:space="preserve">References</w:t>
            </w:r>
          </w:hyperlink>
          <w:r w:rsidDel="00000000" w:rsidR="00000000" w:rsidRPr="00000000">
            <w:rPr>
              <w:rtl w:val="0"/>
            </w:rPr>
          </w:r>
        </w:p>
        <w:p w:rsidR="00000000" w:rsidDel="00000000" w:rsidP="00000000" w:rsidRDefault="00000000" w:rsidRPr="00000000" w14:paraId="00000045">
          <w:pPr>
            <w:pBdr>
              <w:top w:space="0" w:sz="0" w:val="nil"/>
              <w:left w:space="0" w:sz="0" w:val="nil"/>
              <w:bottom w:space="0" w:sz="0" w:val="nil"/>
              <w:right w:space="0" w:sz="0" w:val="nil"/>
              <w:between w:space="0" w:sz="0" w:val="nil"/>
            </w:pBdr>
            <w:shd w:fill="auto" w:val="clear"/>
            <w:ind w:left="360" w:firstLine="0"/>
            <w:rPr>
              <w:color w:val="1155cc"/>
              <w:u w:val="single"/>
            </w:rPr>
          </w:pPr>
          <w:hyperlink w:anchor="_3dy6vkm">
            <w:r w:rsidDel="00000000" w:rsidR="00000000" w:rsidRPr="00000000">
              <w:rPr>
                <w:color w:val="1155cc"/>
                <w:u w:val="single"/>
                <w:rtl w:val="0"/>
              </w:rPr>
              <w:t xml:space="preserve">Glossary</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6">
      <w:pPr>
        <w:pStyle w:val="Heading1"/>
        <w:keepNext w:val="0"/>
        <w:keepLines w:val="0"/>
        <w:widowControl w:val="0"/>
        <w:pBdr>
          <w:top w:space="0" w:sz="0" w:val="nil"/>
          <w:left w:space="0" w:sz="0" w:val="nil"/>
          <w:bottom w:space="0" w:sz="0" w:val="nil"/>
          <w:right w:space="0" w:sz="0" w:val="nil"/>
          <w:between w:space="0" w:sz="0" w:val="nil"/>
        </w:pBdr>
        <w:shd w:fill="auto" w:val="clear"/>
        <w:ind w:left="0" w:firstLine="0"/>
        <w:rPr/>
      </w:pPr>
      <w:bookmarkStart w:colFirst="0" w:colLast="0" w:name="_gjdgxs" w:id="2"/>
      <w:bookmarkEnd w:id="2"/>
      <w:r w:rsidDel="00000000" w:rsidR="00000000" w:rsidRPr="00000000">
        <w:br w:type="page"/>
      </w:r>
      <w:r w:rsidDel="00000000" w:rsidR="00000000" w:rsidRPr="00000000">
        <w:rPr>
          <w:rtl w:val="0"/>
        </w:rPr>
      </w:r>
    </w:p>
    <w:p w:rsidR="00000000" w:rsidDel="00000000" w:rsidP="00000000" w:rsidRDefault="00000000" w:rsidRPr="00000000" w14:paraId="00000047">
      <w:pPr>
        <w:pStyle w:val="Heading1"/>
        <w:keepNext w:val="0"/>
        <w:keepLines w:val="0"/>
        <w:widowControl w:val="0"/>
        <w:numPr>
          <w:ilvl w:val="0"/>
          <w:numId w:val="9"/>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z6zmlzkpojty" w:id="3"/>
      <w:bookmarkEnd w:id="3"/>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Software design is a representation, or model, of the software to be built [1]. Software design creates the “blueprints” of the software application which allow developers to know exactly how to build the application. As such, software design is an imperative step in the development of a software application.</w:t>
      </w:r>
      <w:r w:rsidDel="00000000" w:rsidR="00000000" w:rsidRPr="00000000">
        <w:rPr>
          <w:rtl w:val="0"/>
        </w:rPr>
      </w:r>
    </w:p>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The main goals of software design for our application are:</w:t>
      </w:r>
    </w:p>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4D">
      <w:pPr>
        <w:keepNext w:val="0"/>
        <w:keepLines w:val="0"/>
        <w:widowControl w:val="0"/>
        <w:numPr>
          <w:ilvl w:val="0"/>
          <w:numId w:val="7"/>
        </w:numPr>
        <w:pBdr>
          <w:top w:space="0" w:sz="0" w:val="nil"/>
          <w:left w:space="0" w:sz="0" w:val="nil"/>
          <w:bottom w:space="0" w:sz="0" w:val="nil"/>
          <w:right w:space="0" w:sz="0" w:val="nil"/>
          <w:between w:space="0" w:sz="0" w:val="nil"/>
        </w:pBdr>
        <w:shd w:fill="auto" w:val="clear"/>
        <w:ind w:left="1440" w:hanging="360"/>
        <w:rPr>
          <w:color w:val="201c20"/>
          <w:u w:val="none"/>
        </w:rPr>
      </w:pPr>
      <w:r w:rsidDel="00000000" w:rsidR="00000000" w:rsidRPr="00000000">
        <w:rPr>
          <w:b w:val="1"/>
          <w:color w:val="201c20"/>
          <w:rtl w:val="0"/>
        </w:rPr>
        <w:t xml:space="preserve">Sufficiency</w:t>
      </w:r>
      <w:r w:rsidDel="00000000" w:rsidR="00000000" w:rsidRPr="00000000">
        <w:rPr>
          <w:color w:val="201c20"/>
          <w:rtl w:val="0"/>
        </w:rPr>
        <w:t xml:space="preserve"> - handles the user requirements. This is a top priority. </w:t>
      </w:r>
      <w:r w:rsidDel="00000000" w:rsidR="00000000" w:rsidRPr="00000000">
        <w:rPr>
          <w:rtl w:val="0"/>
        </w:rPr>
      </w:r>
    </w:p>
    <w:p w:rsidR="00000000" w:rsidDel="00000000" w:rsidP="00000000" w:rsidRDefault="00000000" w:rsidRPr="00000000" w14:paraId="0000004E">
      <w:pPr>
        <w:keepNext w:val="0"/>
        <w:keepLines w:val="0"/>
        <w:widowControl w:val="0"/>
        <w:numPr>
          <w:ilvl w:val="0"/>
          <w:numId w:val="7"/>
        </w:numPr>
        <w:pBdr>
          <w:top w:space="0" w:sz="0" w:val="nil"/>
          <w:left w:space="0" w:sz="0" w:val="nil"/>
          <w:bottom w:space="0" w:sz="0" w:val="nil"/>
          <w:right w:space="0" w:sz="0" w:val="nil"/>
          <w:between w:space="0" w:sz="0" w:val="nil"/>
        </w:pBdr>
        <w:shd w:fill="auto" w:val="clear"/>
        <w:ind w:left="1440" w:hanging="360"/>
        <w:rPr>
          <w:color w:val="201c20"/>
          <w:u w:val="none"/>
        </w:rPr>
      </w:pPr>
      <w:r w:rsidDel="00000000" w:rsidR="00000000" w:rsidRPr="00000000">
        <w:rPr>
          <w:b w:val="1"/>
          <w:color w:val="201c20"/>
          <w:rtl w:val="0"/>
        </w:rPr>
        <w:t xml:space="preserve">Understandability</w:t>
      </w:r>
      <w:r w:rsidDel="00000000" w:rsidR="00000000" w:rsidRPr="00000000">
        <w:rPr>
          <w:color w:val="201c20"/>
          <w:rtl w:val="0"/>
        </w:rPr>
        <w:t xml:space="preserve"> - can be understood by the intended audience.</w:t>
      </w:r>
    </w:p>
    <w:p w:rsidR="00000000" w:rsidDel="00000000" w:rsidP="00000000" w:rsidRDefault="00000000" w:rsidRPr="00000000" w14:paraId="0000004F">
      <w:pPr>
        <w:keepNext w:val="0"/>
        <w:keepLines w:val="0"/>
        <w:widowControl w:val="0"/>
        <w:numPr>
          <w:ilvl w:val="1"/>
          <w:numId w:val="7"/>
        </w:numPr>
        <w:pBdr>
          <w:top w:space="0" w:sz="0" w:val="nil"/>
          <w:left w:space="0" w:sz="0" w:val="nil"/>
          <w:bottom w:space="0" w:sz="0" w:val="nil"/>
          <w:right w:space="0" w:sz="0" w:val="nil"/>
          <w:between w:space="0" w:sz="0" w:val="nil"/>
        </w:pBdr>
        <w:shd w:fill="auto" w:val="clear"/>
        <w:ind w:left="2160" w:hanging="360"/>
        <w:rPr>
          <w:color w:val="201c20"/>
          <w:u w:val="none"/>
        </w:rPr>
      </w:pPr>
      <w:r w:rsidDel="00000000" w:rsidR="00000000" w:rsidRPr="00000000">
        <w:rPr>
          <w:color w:val="201c20"/>
          <w:rtl w:val="0"/>
        </w:rPr>
        <w:t xml:space="preserve">The architecture is clearly documented.</w:t>
      </w:r>
    </w:p>
    <w:p w:rsidR="00000000" w:rsidDel="00000000" w:rsidP="00000000" w:rsidRDefault="00000000" w:rsidRPr="00000000" w14:paraId="00000050">
      <w:pPr>
        <w:keepNext w:val="0"/>
        <w:keepLines w:val="0"/>
        <w:widowControl w:val="0"/>
        <w:numPr>
          <w:ilvl w:val="1"/>
          <w:numId w:val="7"/>
        </w:numPr>
        <w:pBdr>
          <w:top w:space="0" w:sz="0" w:val="nil"/>
          <w:left w:space="0" w:sz="0" w:val="nil"/>
          <w:bottom w:space="0" w:sz="0" w:val="nil"/>
          <w:right w:space="0" w:sz="0" w:val="nil"/>
          <w:between w:space="0" w:sz="0" w:val="nil"/>
        </w:pBdr>
        <w:shd w:fill="auto" w:val="clear"/>
        <w:ind w:left="2160" w:hanging="360"/>
        <w:rPr>
          <w:color w:val="201c20"/>
          <w:u w:val="none"/>
        </w:rPr>
      </w:pPr>
      <w:r w:rsidDel="00000000" w:rsidR="00000000" w:rsidRPr="00000000">
        <w:rPr>
          <w:color w:val="201c20"/>
          <w:rtl w:val="0"/>
        </w:rPr>
        <w:t xml:space="preserve">The code is well commented and easy-to-read. Variables, functions, classes, etc. are given meaningful names.</w:t>
      </w:r>
    </w:p>
    <w:p w:rsidR="00000000" w:rsidDel="00000000" w:rsidP="00000000" w:rsidRDefault="00000000" w:rsidRPr="00000000" w14:paraId="00000051">
      <w:pPr>
        <w:keepNext w:val="0"/>
        <w:keepLines w:val="0"/>
        <w:widowControl w:val="0"/>
        <w:numPr>
          <w:ilvl w:val="0"/>
          <w:numId w:val="7"/>
        </w:numPr>
        <w:pBdr>
          <w:top w:space="0" w:sz="0" w:val="nil"/>
          <w:left w:space="0" w:sz="0" w:val="nil"/>
          <w:bottom w:space="0" w:sz="0" w:val="nil"/>
          <w:right w:space="0" w:sz="0" w:val="nil"/>
          <w:between w:space="0" w:sz="0" w:val="nil"/>
        </w:pBdr>
        <w:shd w:fill="auto" w:val="clear"/>
        <w:ind w:left="1440" w:hanging="360"/>
        <w:rPr>
          <w:color w:val="201c20"/>
          <w:u w:val="none"/>
        </w:rPr>
      </w:pPr>
      <w:r w:rsidDel="00000000" w:rsidR="00000000" w:rsidRPr="00000000">
        <w:rPr>
          <w:b w:val="1"/>
          <w:color w:val="201c20"/>
          <w:rtl w:val="0"/>
        </w:rPr>
        <w:t xml:space="preserve">Modularity</w:t>
      </w:r>
      <w:r w:rsidDel="00000000" w:rsidR="00000000" w:rsidRPr="00000000">
        <w:rPr>
          <w:color w:val="201c20"/>
          <w:rtl w:val="0"/>
        </w:rPr>
        <w:t xml:space="preserve"> - divided into well-defined parts. This facilitates code re-use for other Django projects.  </w:t>
      </w:r>
    </w:p>
    <w:p w:rsidR="00000000" w:rsidDel="00000000" w:rsidP="00000000" w:rsidRDefault="00000000" w:rsidRPr="00000000" w14:paraId="00000052">
      <w:pPr>
        <w:keepNext w:val="0"/>
        <w:keepLines w:val="0"/>
        <w:widowControl w:val="0"/>
        <w:numPr>
          <w:ilvl w:val="0"/>
          <w:numId w:val="7"/>
        </w:numPr>
        <w:pBdr>
          <w:top w:space="0" w:sz="0" w:val="nil"/>
          <w:left w:space="0" w:sz="0" w:val="nil"/>
          <w:bottom w:space="0" w:sz="0" w:val="nil"/>
          <w:right w:space="0" w:sz="0" w:val="nil"/>
          <w:between w:space="0" w:sz="0" w:val="nil"/>
        </w:pBdr>
        <w:shd w:fill="auto" w:val="clear"/>
        <w:ind w:left="1440" w:hanging="360"/>
        <w:rPr>
          <w:color w:val="201c20"/>
          <w:u w:val="none"/>
        </w:rPr>
      </w:pPr>
      <w:r w:rsidDel="00000000" w:rsidR="00000000" w:rsidRPr="00000000">
        <w:rPr>
          <w:b w:val="1"/>
          <w:color w:val="201c20"/>
          <w:rtl w:val="0"/>
        </w:rPr>
        <w:t xml:space="preserve">Flexibility</w:t>
      </w:r>
      <w:r w:rsidDel="00000000" w:rsidR="00000000" w:rsidRPr="00000000">
        <w:rPr>
          <w:color w:val="201c20"/>
          <w:rtl w:val="0"/>
        </w:rPr>
        <w:t xml:space="preserve"> - can be readily modified to handle changes in requirements or changes in features. This is imperative as we add new features in the development process. </w:t>
      </w:r>
    </w:p>
    <w:p w:rsidR="00000000" w:rsidDel="00000000" w:rsidP="00000000" w:rsidRDefault="00000000" w:rsidRPr="00000000" w14:paraId="00000053">
      <w:pPr>
        <w:widowControl w:val="0"/>
        <w:ind w:left="720" w:firstLine="0"/>
        <w:rPr/>
      </w:pPr>
      <w:r w:rsidDel="00000000" w:rsidR="00000000" w:rsidRPr="00000000">
        <w:rPr>
          <w:rtl w:val="0"/>
        </w:rPr>
      </w:r>
    </w:p>
    <w:p w:rsidR="00000000" w:rsidDel="00000000" w:rsidP="00000000" w:rsidRDefault="00000000" w:rsidRPr="00000000" w14:paraId="00000054">
      <w:pPr>
        <w:widowControl w:val="0"/>
        <w:ind w:left="720" w:firstLine="0"/>
        <w:rPr>
          <w:color w:val="24292e"/>
          <w:sz w:val="24"/>
          <w:szCs w:val="24"/>
        </w:rPr>
      </w:pPr>
      <w:r w:rsidDel="00000000" w:rsidR="00000000" w:rsidRPr="00000000">
        <w:rPr>
          <w:rtl w:val="0"/>
        </w:rPr>
        <w:t xml:space="preserve">This document will cover the proposed software architecture, design patterns, key algorithms, and classes/methods used for the design of the real-time chat application as described in the </w:t>
      </w:r>
      <w:hyperlink r:id="rId8">
        <w:r w:rsidDel="00000000" w:rsidR="00000000" w:rsidRPr="00000000">
          <w:rPr>
            <w:color w:val="1155cc"/>
            <w:u w:val="single"/>
            <w:rtl w:val="0"/>
          </w:rPr>
          <w:t xml:space="preserve">SPPP</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55">
      <w:pPr>
        <w:pStyle w:val="Heading1"/>
        <w:widowControl w:val="0"/>
        <w:numPr>
          <w:ilvl w:val="0"/>
          <w:numId w:val="9"/>
        </w:numPr>
        <w:ind w:left="720" w:hanging="360"/>
        <w:rPr/>
      </w:pPr>
      <w:bookmarkStart w:colFirst="0" w:colLast="0" w:name="_3ynbrreu8ixs" w:id="4"/>
      <w:bookmarkEnd w:id="4"/>
      <w:r w:rsidDel="00000000" w:rsidR="00000000" w:rsidRPr="00000000">
        <w:rPr>
          <w:rtl w:val="0"/>
        </w:rPr>
        <w:t xml:space="preserve">Software Architecture</w:t>
      </w:r>
    </w:p>
    <w:p w:rsidR="00000000" w:rsidDel="00000000" w:rsidP="00000000" w:rsidRDefault="00000000" w:rsidRPr="00000000" w14:paraId="00000056">
      <w:pPr>
        <w:pStyle w:val="Heading2"/>
        <w:numPr>
          <w:ilvl w:val="1"/>
          <w:numId w:val="9"/>
        </w:numPr>
        <w:ind w:left="1440" w:hanging="360"/>
      </w:pPr>
      <w:bookmarkStart w:colFirst="0" w:colLast="0" w:name="_7kxq48mnqiwl" w:id="5"/>
      <w:bookmarkEnd w:id="5"/>
      <w:r w:rsidDel="00000000" w:rsidR="00000000" w:rsidRPr="00000000">
        <w:rPr>
          <w:rtl w:val="0"/>
        </w:rPr>
        <w:t xml:space="preserve">System Architecture </w:t>
      </w:r>
    </w:p>
    <w:p w:rsidR="00000000" w:rsidDel="00000000" w:rsidP="00000000" w:rsidRDefault="00000000" w:rsidRPr="00000000" w14:paraId="00000057">
      <w:pPr>
        <w:pStyle w:val="Heading3"/>
        <w:numPr>
          <w:ilvl w:val="2"/>
          <w:numId w:val="9"/>
        </w:numPr>
        <w:ind w:left="2160" w:hanging="360"/>
      </w:pPr>
      <w:bookmarkStart w:colFirst="0" w:colLast="0" w:name="_sqvim18qflor" w:id="6"/>
      <w:bookmarkEnd w:id="6"/>
      <w:r w:rsidDel="00000000" w:rsidR="00000000" w:rsidRPr="00000000">
        <w:rPr>
          <w:rtl w:val="0"/>
        </w:rPr>
        <w:t xml:space="preserve">Block Diagram</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ind w:left="2160" w:firstLine="0"/>
        <w:rPr/>
      </w:pPr>
      <w:r w:rsidDel="00000000" w:rsidR="00000000" w:rsidRPr="00000000">
        <w:rPr>
          <w:rtl w:val="0"/>
        </w:rPr>
        <w:t xml:space="preserve">A crude, high-level block diagram of the web application can be found below. </w:t>
      </w:r>
    </w:p>
    <w:p w:rsidR="00000000" w:rsidDel="00000000" w:rsidP="00000000" w:rsidRDefault="00000000" w:rsidRPr="00000000" w14:paraId="0000005A">
      <w:pPr>
        <w:ind w:left="2160" w:firstLine="0"/>
        <w:rPr/>
      </w:pPr>
      <w:r w:rsidDel="00000000" w:rsidR="00000000" w:rsidRPr="00000000">
        <w:rPr>
          <w:rtl w:val="0"/>
        </w:rPr>
      </w:r>
    </w:p>
    <w:p w:rsidR="00000000" w:rsidDel="00000000" w:rsidP="00000000" w:rsidRDefault="00000000" w:rsidRPr="00000000" w14:paraId="0000005B">
      <w:pPr>
        <w:jc w:val="center"/>
        <w:rPr/>
      </w:pPr>
      <w:r w:rsidDel="00000000" w:rsidR="00000000" w:rsidRPr="00000000">
        <w:rPr>
          <w:rtl w:val="0"/>
        </w:rPr>
        <w:t xml:space="preserve">Figure 1 - System block diagram.</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943600" cy="2654300"/>
            <wp:effectExtent b="0" l="0" r="0" t="0"/>
            <wp:wrapSquare wrapText="bothSides" distB="114300" distT="114300" distL="114300" distR="114300"/>
            <wp:docPr id="6"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943600" cy="2654300"/>
                    </a:xfrm>
                    <a:prstGeom prst="rect"/>
                    <a:ln/>
                  </pic:spPr>
                </pic:pic>
              </a:graphicData>
            </a:graphic>
          </wp:anchor>
        </w:drawing>
      </w:r>
    </w:p>
    <w:p w:rsidR="00000000" w:rsidDel="00000000" w:rsidP="00000000" w:rsidRDefault="00000000" w:rsidRPr="00000000" w14:paraId="0000005C">
      <w:pPr>
        <w:jc w:val="left"/>
        <w:rPr/>
      </w:pPr>
      <w:r w:rsidDel="00000000" w:rsidR="00000000" w:rsidRPr="00000000">
        <w:rPr>
          <w:rtl w:val="0"/>
        </w:rPr>
      </w:r>
    </w:p>
    <w:p w:rsidR="00000000" w:rsidDel="00000000" w:rsidP="00000000" w:rsidRDefault="00000000" w:rsidRPr="00000000" w14:paraId="0000005D">
      <w:pPr>
        <w:ind w:left="2160" w:firstLine="0"/>
        <w:jc w:val="left"/>
        <w:rPr/>
      </w:pPr>
      <w:r w:rsidDel="00000000" w:rsidR="00000000" w:rsidRPr="00000000">
        <w:rPr>
          <w:rtl w:val="0"/>
        </w:rPr>
        <w:t xml:space="preserve">The technologies which are used for the web application can be seen above. These technologies are also described below.</w:t>
      </w:r>
    </w:p>
    <w:p w:rsidR="00000000" w:rsidDel="00000000" w:rsidP="00000000" w:rsidRDefault="00000000" w:rsidRPr="00000000" w14:paraId="0000005E">
      <w:pPr>
        <w:ind w:left="2160" w:firstLine="0"/>
        <w:jc w:val="left"/>
        <w:rPr/>
      </w:pPr>
      <w:r w:rsidDel="00000000" w:rsidR="00000000" w:rsidRPr="00000000">
        <w:rPr>
          <w:rtl w:val="0"/>
        </w:rPr>
      </w:r>
    </w:p>
    <w:p w:rsidR="00000000" w:rsidDel="00000000" w:rsidP="00000000" w:rsidRDefault="00000000" w:rsidRPr="00000000" w14:paraId="0000005F">
      <w:pPr>
        <w:numPr>
          <w:ilvl w:val="0"/>
          <w:numId w:val="3"/>
        </w:numPr>
        <w:ind w:left="2880" w:hanging="360"/>
        <w:jc w:val="left"/>
        <w:rPr/>
      </w:pPr>
      <w:r w:rsidDel="00000000" w:rsidR="00000000" w:rsidRPr="00000000">
        <w:rPr>
          <w:rtl w:val="0"/>
        </w:rPr>
        <w:t xml:space="preserve">Front-End</w:t>
      </w:r>
    </w:p>
    <w:p w:rsidR="00000000" w:rsidDel="00000000" w:rsidP="00000000" w:rsidRDefault="00000000" w:rsidRPr="00000000" w14:paraId="00000060">
      <w:pPr>
        <w:numPr>
          <w:ilvl w:val="1"/>
          <w:numId w:val="3"/>
        </w:numPr>
        <w:ind w:left="3600" w:hanging="360"/>
        <w:jc w:val="left"/>
        <w:rPr/>
      </w:pPr>
      <w:r w:rsidDel="00000000" w:rsidR="00000000" w:rsidRPr="00000000">
        <w:rPr>
          <w:rtl w:val="0"/>
        </w:rPr>
        <w:t xml:space="preserve">HTML/CSS, JavaScript</w:t>
      </w:r>
    </w:p>
    <w:p w:rsidR="00000000" w:rsidDel="00000000" w:rsidP="00000000" w:rsidRDefault="00000000" w:rsidRPr="00000000" w14:paraId="00000061">
      <w:pPr>
        <w:numPr>
          <w:ilvl w:val="1"/>
          <w:numId w:val="3"/>
        </w:numPr>
        <w:ind w:left="3600" w:hanging="360"/>
        <w:jc w:val="left"/>
        <w:rPr>
          <w:u w:val="none"/>
        </w:rPr>
      </w:pPr>
      <w:r w:rsidDel="00000000" w:rsidR="00000000" w:rsidRPr="00000000">
        <w:rPr>
          <w:rtl w:val="0"/>
        </w:rPr>
        <w:t xml:space="preserve">Bootstrap front architecture</w:t>
      </w:r>
    </w:p>
    <w:p w:rsidR="00000000" w:rsidDel="00000000" w:rsidP="00000000" w:rsidRDefault="00000000" w:rsidRPr="00000000" w14:paraId="00000062">
      <w:pPr>
        <w:numPr>
          <w:ilvl w:val="0"/>
          <w:numId w:val="3"/>
        </w:numPr>
        <w:ind w:left="2880" w:hanging="360"/>
        <w:jc w:val="left"/>
        <w:rPr/>
      </w:pPr>
      <w:r w:rsidDel="00000000" w:rsidR="00000000" w:rsidRPr="00000000">
        <w:rPr>
          <w:rtl w:val="0"/>
        </w:rPr>
        <w:t xml:space="preserve">Back-End</w:t>
      </w:r>
    </w:p>
    <w:p w:rsidR="00000000" w:rsidDel="00000000" w:rsidP="00000000" w:rsidRDefault="00000000" w:rsidRPr="00000000" w14:paraId="00000063">
      <w:pPr>
        <w:numPr>
          <w:ilvl w:val="1"/>
          <w:numId w:val="3"/>
        </w:numPr>
        <w:ind w:left="3600" w:hanging="360"/>
        <w:jc w:val="left"/>
        <w:rPr/>
      </w:pPr>
      <w:r w:rsidDel="00000000" w:rsidR="00000000" w:rsidRPr="00000000">
        <w:rPr>
          <w:rtl w:val="0"/>
        </w:rPr>
        <w:t xml:space="preserve">Django </w:t>
      </w:r>
      <w:r w:rsidDel="00000000" w:rsidR="00000000" w:rsidRPr="00000000">
        <w:rPr>
          <w:color w:val="24292e"/>
          <w:rtl w:val="0"/>
        </w:rPr>
        <w:t xml:space="preserve">2.2.5, Django Channels 2.3.0, Python 3.7.4</w:t>
      </w:r>
    </w:p>
    <w:p w:rsidR="00000000" w:rsidDel="00000000" w:rsidP="00000000" w:rsidRDefault="00000000" w:rsidRPr="00000000" w14:paraId="00000064">
      <w:pPr>
        <w:numPr>
          <w:ilvl w:val="1"/>
          <w:numId w:val="3"/>
        </w:numPr>
        <w:ind w:left="3600" w:hanging="360"/>
        <w:jc w:val="left"/>
        <w:rPr/>
      </w:pPr>
      <w:r w:rsidDel="00000000" w:rsidR="00000000" w:rsidRPr="00000000">
        <w:rPr>
          <w:color w:val="24292e"/>
          <w:rtl w:val="0"/>
        </w:rPr>
        <w:t xml:space="preserve">Amazon</w:t>
      </w:r>
    </w:p>
    <w:p w:rsidR="00000000" w:rsidDel="00000000" w:rsidP="00000000" w:rsidRDefault="00000000" w:rsidRPr="00000000" w14:paraId="00000065">
      <w:pPr>
        <w:numPr>
          <w:ilvl w:val="2"/>
          <w:numId w:val="3"/>
        </w:numPr>
        <w:ind w:left="4320" w:hanging="360"/>
        <w:jc w:val="left"/>
        <w:rPr/>
      </w:pPr>
      <w:r w:rsidDel="00000000" w:rsidR="00000000" w:rsidRPr="00000000">
        <w:rPr>
          <w:color w:val="24292e"/>
          <w:rtl w:val="0"/>
        </w:rPr>
        <w:t xml:space="preserve">AWS Elastic Beanstalk</w:t>
      </w:r>
    </w:p>
    <w:p w:rsidR="00000000" w:rsidDel="00000000" w:rsidP="00000000" w:rsidRDefault="00000000" w:rsidRPr="00000000" w14:paraId="00000066">
      <w:pPr>
        <w:numPr>
          <w:ilvl w:val="2"/>
          <w:numId w:val="3"/>
        </w:numPr>
        <w:ind w:left="4320" w:hanging="360"/>
        <w:jc w:val="left"/>
        <w:rPr/>
      </w:pPr>
      <w:r w:rsidDel="00000000" w:rsidR="00000000" w:rsidRPr="00000000">
        <w:rPr>
          <w:color w:val="24292e"/>
          <w:rtl w:val="0"/>
        </w:rPr>
        <w:t xml:space="preserve">Relational Database Service (RDS)</w:t>
      </w:r>
    </w:p>
    <w:p w:rsidR="00000000" w:rsidDel="00000000" w:rsidP="00000000" w:rsidRDefault="00000000" w:rsidRPr="00000000" w14:paraId="00000067">
      <w:pPr>
        <w:numPr>
          <w:ilvl w:val="3"/>
          <w:numId w:val="3"/>
        </w:numPr>
        <w:ind w:left="5040" w:hanging="360"/>
        <w:jc w:val="left"/>
        <w:rPr/>
      </w:pPr>
      <w:r w:rsidDel="00000000" w:rsidR="00000000" w:rsidRPr="00000000">
        <w:rPr>
          <w:color w:val="24292e"/>
          <w:rtl w:val="0"/>
        </w:rPr>
        <w:t xml:space="preserve">PostgreSQL 11.5</w:t>
      </w:r>
    </w:p>
    <w:p w:rsidR="00000000" w:rsidDel="00000000" w:rsidP="00000000" w:rsidRDefault="00000000" w:rsidRPr="00000000" w14:paraId="00000068">
      <w:pPr>
        <w:ind w:left="0" w:firstLine="0"/>
        <w:jc w:val="left"/>
        <w:rPr>
          <w:color w:val="24292e"/>
        </w:rPr>
      </w:pPr>
      <w:r w:rsidDel="00000000" w:rsidR="00000000" w:rsidRPr="00000000">
        <w:rPr>
          <w:color w:val="24292e"/>
          <w:rtl w:val="0"/>
        </w:rPr>
        <w:tab/>
        <w:tab/>
        <w:tab/>
      </w:r>
    </w:p>
    <w:p w:rsidR="00000000" w:rsidDel="00000000" w:rsidP="00000000" w:rsidRDefault="00000000" w:rsidRPr="00000000" w14:paraId="00000069">
      <w:pPr>
        <w:ind w:left="0" w:firstLine="0"/>
        <w:jc w:val="left"/>
        <w:rPr/>
      </w:pPr>
      <w:r w:rsidDel="00000000" w:rsidR="00000000" w:rsidRPr="00000000">
        <w:rPr>
          <w:color w:val="24292e"/>
          <w:rtl w:val="0"/>
        </w:rPr>
        <w:tab/>
        <w:tab/>
        <w:tab/>
        <w:t xml:space="preserve">This will be elaborated on in the following sections (2.2 and 2.3).</w:t>
      </w:r>
      <w:r w:rsidDel="00000000" w:rsidR="00000000" w:rsidRPr="00000000">
        <w:rPr>
          <w:rtl w:val="0"/>
        </w:rPr>
      </w:r>
    </w:p>
    <w:p w:rsidR="00000000" w:rsidDel="00000000" w:rsidP="00000000" w:rsidRDefault="00000000" w:rsidRPr="00000000" w14:paraId="0000006A">
      <w:pPr>
        <w:pStyle w:val="Heading2"/>
        <w:numPr>
          <w:ilvl w:val="1"/>
          <w:numId w:val="9"/>
        </w:numPr>
        <w:ind w:left="1440" w:hanging="360"/>
      </w:pPr>
      <w:bookmarkStart w:colFirst="0" w:colLast="0" w:name="_k9b87fqocxni" w:id="7"/>
      <w:bookmarkEnd w:id="7"/>
      <w:r w:rsidDel="00000000" w:rsidR="00000000" w:rsidRPr="00000000">
        <w:rPr>
          <w:rtl w:val="0"/>
        </w:rPr>
        <w:t xml:space="preserve">Client-Side: Bootstrap (HTML, CSS, JavaScript)</w:t>
      </w:r>
    </w:p>
    <w:p w:rsidR="00000000" w:rsidDel="00000000" w:rsidP="00000000" w:rsidRDefault="00000000" w:rsidRPr="00000000" w14:paraId="0000006B">
      <w:pPr>
        <w:ind w:left="1440" w:firstLine="0"/>
        <w:rPr/>
      </w:pPr>
      <w:r w:rsidDel="00000000" w:rsidR="00000000" w:rsidRPr="00000000">
        <w:rPr>
          <w:rtl w:val="0"/>
        </w:rPr>
      </w:r>
    </w:p>
    <w:p w:rsidR="00000000" w:rsidDel="00000000" w:rsidP="00000000" w:rsidRDefault="00000000" w:rsidRPr="00000000" w14:paraId="0000006C">
      <w:pPr>
        <w:pStyle w:val="Heading3"/>
        <w:numPr>
          <w:ilvl w:val="2"/>
          <w:numId w:val="9"/>
        </w:numPr>
        <w:ind w:left="2160" w:hanging="360"/>
        <w:rPr>
          <w:rFonts w:ascii="Trebuchet MS" w:cs="Trebuchet MS" w:eastAsia="Trebuchet MS" w:hAnsi="Trebuchet MS"/>
          <w:b w:val="1"/>
          <w:color w:val="666666"/>
          <w:sz w:val="24"/>
          <w:szCs w:val="24"/>
        </w:rPr>
      </w:pPr>
      <w:bookmarkStart w:colFirst="0" w:colLast="0" w:name="_1i7f15f2068r" w:id="8"/>
      <w:bookmarkEnd w:id="8"/>
      <w:r w:rsidDel="00000000" w:rsidR="00000000" w:rsidRPr="00000000">
        <w:rPr>
          <w:rtl w:val="0"/>
        </w:rPr>
        <w:t xml:space="preserve">Front-End Framework:Bootstrap </w:t>
      </w:r>
    </w:p>
    <w:p w:rsidR="00000000" w:rsidDel="00000000" w:rsidP="00000000" w:rsidRDefault="00000000" w:rsidRPr="00000000" w14:paraId="0000006D">
      <w:pPr>
        <w:ind w:left="1440" w:firstLine="0"/>
        <w:rPr/>
      </w:pPr>
      <w:r w:rsidDel="00000000" w:rsidR="00000000" w:rsidRPr="00000000">
        <w:rPr>
          <w:rtl w:val="0"/>
        </w:rPr>
      </w:r>
    </w:p>
    <w:p w:rsidR="00000000" w:rsidDel="00000000" w:rsidP="00000000" w:rsidRDefault="00000000" w:rsidRPr="00000000" w14:paraId="0000006E">
      <w:pPr>
        <w:ind w:left="1440" w:firstLine="0"/>
        <w:rPr/>
      </w:pPr>
      <w:r w:rsidDel="00000000" w:rsidR="00000000" w:rsidRPr="00000000">
        <w:rPr>
          <w:rtl w:val="0"/>
        </w:rPr>
        <w:t xml:space="preserve">We have chosen to use Bootstrap as the  front-end framework. Bootstrap, from Twitter, is a popular front-end framework. Bootstrap is based on HTML, CSS, and Javascript. It is simple and flexible, making web development faster. </w:t>
      </w:r>
      <w:commentRangeStart w:id="0"/>
      <w:r w:rsidDel="00000000" w:rsidR="00000000" w:rsidRPr="00000000">
        <w:rPr>
          <w:rtl w:val="0"/>
        </w:rPr>
        <w:t xml:space="preserve">Bootstrap provides elegant HTML and CSS specifications, which are written by the dynamic CSS language.</w:t>
      </w:r>
      <w:commentRangeEnd w:id="0"/>
      <w:r w:rsidDel="00000000" w:rsidR="00000000" w:rsidRPr="00000000">
        <w:commentReference w:id="0"/>
      </w:r>
      <w:r w:rsidDel="00000000" w:rsidR="00000000" w:rsidRPr="00000000">
        <w:rPr>
          <w:rtl w:val="0"/>
        </w:rPr>
        <w:t xml:space="preserve"> Bootstrap has been popular since its launch and has been a popular open source project on GitHub, including NASA's MSNBC (Microsoft National Broadcasting Corporation) Breaking News. Some familiar mobile developers in China, such as the WeX5 front-end open source framework, are also based on Bootstrap source code for performance optimization. It includes several specifications:</w:t>
        <w:br w:type="textWrapping"/>
      </w:r>
    </w:p>
    <w:p w:rsidR="00000000" w:rsidDel="00000000" w:rsidP="00000000" w:rsidRDefault="00000000" w:rsidRPr="00000000" w14:paraId="0000006F">
      <w:pPr>
        <w:numPr>
          <w:ilvl w:val="0"/>
          <w:numId w:val="5"/>
        </w:numPr>
        <w:ind w:left="2160" w:hanging="360"/>
        <w:rPr/>
      </w:pPr>
      <w:r w:rsidDel="00000000" w:rsidR="00000000" w:rsidRPr="00000000">
        <w:rPr>
          <w:rtl w:val="0"/>
        </w:rPr>
        <w:t xml:space="preserve">Cross-device browser</w:t>
      </w:r>
    </w:p>
    <w:p w:rsidR="00000000" w:rsidDel="00000000" w:rsidP="00000000" w:rsidRDefault="00000000" w:rsidRPr="00000000" w14:paraId="00000070">
      <w:pPr>
        <w:numPr>
          <w:ilvl w:val="1"/>
          <w:numId w:val="5"/>
        </w:numPr>
        <w:ind w:left="2880" w:hanging="360"/>
        <w:rPr/>
      </w:pPr>
      <w:r w:rsidDel="00000000" w:rsidR="00000000" w:rsidRPr="00000000">
        <w:rPr>
          <w:rtl w:val="0"/>
        </w:rPr>
        <w:t xml:space="preserve">Even compatible with IE7/8; generally do not consider browsers below IE9.</w:t>
      </w:r>
    </w:p>
    <w:p w:rsidR="00000000" w:rsidDel="00000000" w:rsidP="00000000" w:rsidRDefault="00000000" w:rsidRPr="00000000" w14:paraId="00000071">
      <w:pPr>
        <w:numPr>
          <w:ilvl w:val="0"/>
          <w:numId w:val="5"/>
        </w:numPr>
        <w:ind w:left="2160" w:hanging="360"/>
        <w:rPr/>
      </w:pPr>
      <w:r w:rsidDel="00000000" w:rsidR="00000000" w:rsidRPr="00000000">
        <w:rPr>
          <w:rtl w:val="0"/>
        </w:rPr>
        <w:t xml:space="preserve">Responsive layout </w:t>
      </w:r>
    </w:p>
    <w:p w:rsidR="00000000" w:rsidDel="00000000" w:rsidP="00000000" w:rsidRDefault="00000000" w:rsidRPr="00000000" w14:paraId="00000072">
      <w:pPr>
        <w:numPr>
          <w:ilvl w:val="1"/>
          <w:numId w:val="5"/>
        </w:numPr>
        <w:ind w:left="2880" w:hanging="360"/>
        <w:rPr/>
      </w:pPr>
      <w:r w:rsidDel="00000000" w:rsidR="00000000" w:rsidRPr="00000000">
        <w:rPr>
          <w:rtl w:val="0"/>
        </w:rPr>
        <w:t xml:space="preserve">It can not only support the display of various resolutions on the PC but also supports the mobile screen display.</w:t>
      </w:r>
    </w:p>
    <w:p w:rsidR="00000000" w:rsidDel="00000000" w:rsidP="00000000" w:rsidRDefault="00000000" w:rsidRPr="00000000" w14:paraId="00000073">
      <w:pPr>
        <w:numPr>
          <w:ilvl w:val="0"/>
          <w:numId w:val="5"/>
        </w:numPr>
        <w:ind w:left="2160" w:hanging="360"/>
        <w:rPr/>
      </w:pPr>
      <w:r w:rsidDel="00000000" w:rsidR="00000000" w:rsidRPr="00000000">
        <w:rPr>
          <w:rtl w:val="0"/>
        </w:rPr>
        <w:t xml:space="preserve">Provide comprehensive components</w:t>
      </w:r>
    </w:p>
    <w:p w:rsidR="00000000" w:rsidDel="00000000" w:rsidP="00000000" w:rsidRDefault="00000000" w:rsidRPr="00000000" w14:paraId="00000074">
      <w:pPr>
        <w:numPr>
          <w:ilvl w:val="1"/>
          <w:numId w:val="5"/>
        </w:numPr>
        <w:ind w:left="2880" w:hanging="360"/>
        <w:rPr/>
      </w:pPr>
      <w:r w:rsidDel="00000000" w:rsidR="00000000" w:rsidRPr="00000000">
        <w:rPr>
          <w:rtl w:val="0"/>
        </w:rPr>
        <w:t xml:space="preserve">Provides a wide range of useful components, including navigation, labels, toolbars, buttons, and more.</w:t>
      </w:r>
    </w:p>
    <w:p w:rsidR="00000000" w:rsidDel="00000000" w:rsidP="00000000" w:rsidRDefault="00000000" w:rsidRPr="00000000" w14:paraId="00000075">
      <w:pPr>
        <w:numPr>
          <w:ilvl w:val="0"/>
          <w:numId w:val="5"/>
        </w:numPr>
        <w:ind w:left="2160" w:hanging="360"/>
        <w:rPr/>
      </w:pPr>
      <w:r w:rsidDel="00000000" w:rsidR="00000000" w:rsidRPr="00000000">
        <w:rPr>
          <w:rtl w:val="0"/>
        </w:rPr>
        <w:t xml:space="preserve">Built-in jQuery plugin</w:t>
      </w:r>
    </w:p>
    <w:p w:rsidR="00000000" w:rsidDel="00000000" w:rsidP="00000000" w:rsidRDefault="00000000" w:rsidRPr="00000000" w14:paraId="00000076">
      <w:pPr>
        <w:numPr>
          <w:ilvl w:val="1"/>
          <w:numId w:val="5"/>
        </w:numPr>
        <w:ind w:left="2880" w:hanging="360"/>
        <w:rPr/>
      </w:pPr>
      <w:r w:rsidDel="00000000" w:rsidR="00000000" w:rsidRPr="00000000">
        <w:rPr>
          <w:rtl w:val="0"/>
        </w:rPr>
        <w:t xml:space="preserve">Many built-in useful jQuery plugins.</w:t>
      </w:r>
    </w:p>
    <w:p w:rsidR="00000000" w:rsidDel="00000000" w:rsidP="00000000" w:rsidRDefault="00000000" w:rsidRPr="00000000" w14:paraId="00000077">
      <w:pPr>
        <w:numPr>
          <w:ilvl w:val="0"/>
          <w:numId w:val="5"/>
        </w:numPr>
        <w:ind w:left="2160" w:hanging="360"/>
        <w:rPr/>
      </w:pPr>
      <w:r w:rsidDel="00000000" w:rsidR="00000000" w:rsidRPr="00000000">
        <w:rPr>
          <w:rtl w:val="0"/>
        </w:rPr>
        <w:t xml:space="preserve">Support HTML5, CSS3</w:t>
      </w:r>
    </w:p>
    <w:p w:rsidR="00000000" w:rsidDel="00000000" w:rsidP="00000000" w:rsidRDefault="00000000" w:rsidRPr="00000000" w14:paraId="00000078">
      <w:pPr>
        <w:numPr>
          <w:ilvl w:val="1"/>
          <w:numId w:val="5"/>
        </w:numPr>
        <w:ind w:left="2880" w:hanging="360"/>
        <w:rPr/>
      </w:pPr>
      <w:r w:rsidDel="00000000" w:rsidR="00000000" w:rsidRPr="00000000">
        <w:rPr>
          <w:rtl w:val="0"/>
        </w:rPr>
        <w:t xml:space="preserve">HTML5 semantic tags and CSS3 properties are well supported.</w:t>
      </w:r>
    </w:p>
    <w:p w:rsidR="00000000" w:rsidDel="00000000" w:rsidP="00000000" w:rsidRDefault="00000000" w:rsidRPr="00000000" w14:paraId="00000079">
      <w:pPr>
        <w:numPr>
          <w:ilvl w:val="0"/>
          <w:numId w:val="5"/>
        </w:numPr>
        <w:ind w:left="2160" w:hanging="360"/>
        <w:rPr/>
      </w:pPr>
      <w:r w:rsidDel="00000000" w:rsidR="00000000" w:rsidRPr="00000000">
        <w:rPr>
          <w:rtl w:val="0"/>
        </w:rPr>
        <w:t xml:space="preserve">Support LESS dynamic style</w:t>
      </w:r>
    </w:p>
    <w:p w:rsidR="00000000" w:rsidDel="00000000" w:rsidP="00000000" w:rsidRDefault="00000000" w:rsidRPr="00000000" w14:paraId="0000007A">
      <w:pPr>
        <w:numPr>
          <w:ilvl w:val="1"/>
          <w:numId w:val="5"/>
        </w:numPr>
        <w:ind w:left="2880" w:hanging="360"/>
        <w:rPr/>
      </w:pPr>
      <w:r w:rsidDel="00000000" w:rsidR="00000000" w:rsidRPr="00000000">
        <w:rPr>
          <w:rtl w:val="0"/>
        </w:rPr>
        <w:t xml:space="preserve">LESS utility variables, nesting, operation hybrid coding, writing faster and mo</w:t>
      </w:r>
      <w:r w:rsidDel="00000000" w:rsidR="00000000" w:rsidRPr="00000000">
        <w:rPr>
          <w:rtl w:val="0"/>
        </w:rPr>
        <w:t xml:space="preserve">re flexible CSS, can be well developed with Bootstrap.</w:t>
      </w:r>
    </w:p>
    <w:p w:rsidR="00000000" w:rsidDel="00000000" w:rsidP="00000000" w:rsidRDefault="00000000" w:rsidRPr="00000000" w14:paraId="0000007B">
      <w:pPr>
        <w:pStyle w:val="Heading4"/>
        <w:ind w:left="1440" w:firstLine="0"/>
        <w:rPr/>
      </w:pPr>
      <w:bookmarkStart w:colFirst="0" w:colLast="0" w:name="_ab069x831zql" w:id="9"/>
      <w:bookmarkEnd w:id="9"/>
      <w:r w:rsidDel="00000000" w:rsidR="00000000" w:rsidRPr="00000000">
        <w:rPr>
          <w:rtl w:val="0"/>
        </w:rPr>
        <w:t xml:space="preserve">File Structure </w:t>
      </w:r>
    </w:p>
    <w:p w:rsidR="00000000" w:rsidDel="00000000" w:rsidP="00000000" w:rsidRDefault="00000000" w:rsidRPr="00000000" w14:paraId="0000007C">
      <w:pPr>
        <w:ind w:left="1440" w:firstLine="0"/>
        <w:rPr>
          <w:highlight w:val="yellow"/>
        </w:rPr>
      </w:pPr>
      <w:r w:rsidDel="00000000" w:rsidR="00000000" w:rsidRPr="00000000">
        <w:rPr>
          <w:rtl w:val="0"/>
        </w:rPr>
      </w:r>
    </w:p>
    <w:p w:rsidR="00000000" w:rsidDel="00000000" w:rsidP="00000000" w:rsidRDefault="00000000" w:rsidRPr="00000000" w14:paraId="0000007D">
      <w:pPr>
        <w:ind w:left="1440" w:firstLine="0"/>
        <w:jc w:val="center"/>
        <w:rPr/>
      </w:pPr>
      <w:r w:rsidDel="00000000" w:rsidR="00000000" w:rsidRPr="00000000">
        <w:rPr/>
        <w:drawing>
          <wp:inline distB="114300" distT="114300" distL="114300" distR="114300">
            <wp:extent cx="3630168" cy="1890713"/>
            <wp:effectExtent b="0" l="0" r="0" t="0"/>
            <wp:docPr id="3"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3630168" cy="1890713"/>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7E">
      <w:pPr>
        <w:jc w:val="center"/>
        <w:rPr/>
      </w:pPr>
      <w:r w:rsidDel="00000000" w:rsidR="00000000" w:rsidRPr="00000000">
        <w:rPr>
          <w:rtl w:val="0"/>
        </w:rPr>
        <w:t xml:space="preserve">Figure 2 - Bootstrap library structure. </w:t>
      </w:r>
    </w:p>
    <w:p w:rsidR="00000000" w:rsidDel="00000000" w:rsidP="00000000" w:rsidRDefault="00000000" w:rsidRPr="00000000" w14:paraId="0000007F">
      <w:pPr>
        <w:ind w:left="1440" w:firstLine="0"/>
        <w:rPr/>
      </w:pPr>
      <w:r w:rsidDel="00000000" w:rsidR="00000000" w:rsidRPr="00000000">
        <w:rPr>
          <w:rtl w:val="0"/>
        </w:rPr>
      </w:r>
    </w:p>
    <w:p w:rsidR="00000000" w:rsidDel="00000000" w:rsidP="00000000" w:rsidRDefault="00000000" w:rsidRPr="00000000" w14:paraId="00000080">
      <w:pPr>
        <w:ind w:left="1440" w:firstLine="0"/>
        <w:rPr/>
      </w:pPr>
      <w:r w:rsidDel="00000000" w:rsidR="00000000" w:rsidRPr="00000000">
        <w:rPr>
          <w:rtl w:val="0"/>
        </w:rPr>
        <w:t xml:space="preserve">Bootstrap quick tips:</w:t>
      </w:r>
      <w:commentRangeStart w:id="1"/>
      <w:r w:rsidDel="00000000" w:rsidR="00000000" w:rsidRPr="00000000">
        <w:rPr>
          <w:rtl w:val="0"/>
        </w:rPr>
        <w:t xml:space="preserve"> Introduced at the bottom of the body, so that the web page is opened without loading the js library, which can improve the page loading speed.</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81">
      <w:pPr>
        <w:ind w:left="1440" w:firstLine="0"/>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tab/>
        <w:tab/>
        <w:tab/>
      </w:r>
      <w:r w:rsidDel="00000000" w:rsidR="00000000" w:rsidRPr="00000000">
        <w:rPr/>
        <w:drawing>
          <wp:inline distB="114300" distT="114300" distL="114300" distR="114300">
            <wp:extent cx="3414713" cy="372116"/>
            <wp:effectExtent b="0" l="0" r="0" t="0"/>
            <wp:docPr id="4"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3414713" cy="372116"/>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jc w:val="center"/>
        <w:rPr/>
      </w:pPr>
      <w:r w:rsidDel="00000000" w:rsidR="00000000" w:rsidRPr="00000000">
        <w:rPr>
          <w:rtl w:val="0"/>
        </w:rPr>
        <w:t xml:space="preserve">Figure 3 - Bootstrap quick tips.</w:t>
      </w:r>
      <w:r w:rsidDel="00000000" w:rsidR="00000000" w:rsidRPr="00000000">
        <w:rPr>
          <w:rtl w:val="0"/>
        </w:rPr>
      </w:r>
    </w:p>
    <w:p w:rsidR="00000000" w:rsidDel="00000000" w:rsidP="00000000" w:rsidRDefault="00000000" w:rsidRPr="00000000" w14:paraId="00000084">
      <w:pPr>
        <w:pStyle w:val="Heading2"/>
        <w:numPr>
          <w:ilvl w:val="1"/>
          <w:numId w:val="9"/>
        </w:numPr>
        <w:ind w:left="1440" w:hanging="360"/>
        <w:rPr/>
      </w:pPr>
      <w:bookmarkStart w:colFirst="0" w:colLast="0" w:name="_vm7vu5bu8xyf" w:id="10"/>
      <w:bookmarkEnd w:id="10"/>
      <w:r w:rsidDel="00000000" w:rsidR="00000000" w:rsidRPr="00000000">
        <w:rPr>
          <w:rtl w:val="0"/>
        </w:rPr>
        <w:t xml:space="preserve">Server-Side  </w:t>
      </w:r>
    </w:p>
    <w:p w:rsidR="00000000" w:rsidDel="00000000" w:rsidP="00000000" w:rsidRDefault="00000000" w:rsidRPr="00000000" w14:paraId="00000085">
      <w:pPr>
        <w:pStyle w:val="Heading3"/>
        <w:numPr>
          <w:ilvl w:val="2"/>
          <w:numId w:val="9"/>
        </w:numPr>
        <w:ind w:left="2160" w:hanging="360"/>
        <w:rPr/>
      </w:pPr>
      <w:bookmarkStart w:colFirst="0" w:colLast="0" w:name="_9skzlrw184zh" w:id="11"/>
      <w:bookmarkEnd w:id="11"/>
      <w:r w:rsidDel="00000000" w:rsidR="00000000" w:rsidRPr="00000000">
        <w:rPr>
          <w:rtl w:val="0"/>
        </w:rPr>
        <w:t xml:space="preserve">Server: AWS Elastic Beanstalk</w:t>
      </w:r>
    </w:p>
    <w:p w:rsidR="00000000" w:rsidDel="00000000" w:rsidP="00000000" w:rsidRDefault="00000000" w:rsidRPr="00000000" w14:paraId="00000086">
      <w:pPr>
        <w:ind w:left="2160" w:firstLine="0"/>
        <w:rPr/>
      </w:pPr>
      <w:r w:rsidDel="00000000" w:rsidR="00000000" w:rsidRPr="00000000">
        <w:rPr>
          <w:rtl w:val="0"/>
        </w:rPr>
      </w:r>
    </w:p>
    <w:p w:rsidR="00000000" w:rsidDel="00000000" w:rsidP="00000000" w:rsidRDefault="00000000" w:rsidRPr="00000000" w14:paraId="00000087">
      <w:pPr>
        <w:ind w:left="2160" w:firstLine="0"/>
        <w:rPr/>
      </w:pPr>
      <w:r w:rsidDel="00000000" w:rsidR="00000000" w:rsidRPr="00000000">
        <w:rPr>
          <w:rtl w:val="0"/>
        </w:rPr>
        <w:t xml:space="preserve">For this project we have chosen to use Amazon Web Services (AWS) Elastic Beanstalk to deploy and manage the web application in the AWS cloud.</w:t>
      </w:r>
      <w:commentRangeStart w:id="2"/>
      <w:r w:rsidDel="00000000" w:rsidR="00000000" w:rsidRPr="00000000">
        <w:rPr>
          <w:rtl w:val="0"/>
        </w:rPr>
        <w:t xml:space="preserve"> Elastic Beanstalk is an orchestration service </w:t>
      </w:r>
      <w:commentRangeEnd w:id="2"/>
      <w:r w:rsidDel="00000000" w:rsidR="00000000" w:rsidRPr="00000000">
        <w:commentReference w:id="2"/>
      </w:r>
      <w:r w:rsidDel="00000000" w:rsidR="00000000" w:rsidRPr="00000000">
        <w:rPr>
          <w:rtl w:val="0"/>
        </w:rPr>
        <w:t xml:space="preserve">which orchestrates various AWS services, such as Amazon Elastic Compute Cloud (EC2), capacity provisioning, load balancing, scaling, and application health monitoring. </w:t>
      </w:r>
      <w:commentRangeStart w:id="3"/>
      <w:r w:rsidDel="00000000" w:rsidR="00000000" w:rsidRPr="00000000">
        <w:rPr>
          <w:rtl w:val="0"/>
        </w:rPr>
        <w:t xml:space="preserve">Elastic Beanstalk provides an additional layer of abstraction over the bare server and OS and can support an application developed in Python. As such, for our project, we see a pre-built combination of OS and platform (i.e. </w:t>
      </w:r>
      <w:r w:rsidDel="00000000" w:rsidR="00000000" w:rsidRPr="00000000">
        <w:rPr>
          <w:rtl w:val="0"/>
        </w:rPr>
        <w:t xml:space="preserve">Python 3.6 </w:t>
      </w:r>
      <w:r w:rsidDel="00000000" w:rsidR="00000000" w:rsidRPr="00000000">
        <w:rPr>
          <w:rtl w:val="0"/>
        </w:rPr>
        <w:t xml:space="preserve">running on 64-bit Amazon Linux/2.9.2).</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88">
      <w:pPr>
        <w:pStyle w:val="Heading3"/>
        <w:numPr>
          <w:ilvl w:val="2"/>
          <w:numId w:val="9"/>
        </w:numPr>
        <w:ind w:left="2160" w:hanging="360"/>
        <w:rPr/>
      </w:pPr>
      <w:bookmarkStart w:colFirst="0" w:colLast="0" w:name="_mcwi8rgkhvha" w:id="12"/>
      <w:bookmarkEnd w:id="12"/>
      <w:r w:rsidDel="00000000" w:rsidR="00000000" w:rsidRPr="00000000">
        <w:rPr>
          <w:rtl w:val="0"/>
        </w:rPr>
        <w:t xml:space="preserve">Back-End Framework: Django/Django Channels</w:t>
      </w:r>
    </w:p>
    <w:p w:rsidR="00000000" w:rsidDel="00000000" w:rsidP="00000000" w:rsidRDefault="00000000" w:rsidRPr="00000000" w14:paraId="00000089">
      <w:pPr>
        <w:pStyle w:val="Heading4"/>
        <w:rPr>
          <w:b w:val="1"/>
        </w:rPr>
      </w:pPr>
      <w:bookmarkStart w:colFirst="0" w:colLast="0" w:name="_dcyvvgc49ok3" w:id="13"/>
      <w:bookmarkEnd w:id="13"/>
      <w:r w:rsidDel="00000000" w:rsidR="00000000" w:rsidRPr="00000000">
        <w:rPr>
          <w:rtl w:val="0"/>
        </w:rPr>
        <w:tab/>
        <w:tab/>
        <w:tab/>
      </w:r>
      <w:r w:rsidDel="00000000" w:rsidR="00000000" w:rsidRPr="00000000">
        <w:rPr>
          <w:b w:val="1"/>
          <w:rtl w:val="0"/>
        </w:rPr>
        <w:t xml:space="preserve">Django</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ind w:left="2160" w:firstLine="0"/>
        <w:rPr/>
      </w:pPr>
      <w:r w:rsidDel="00000000" w:rsidR="00000000" w:rsidRPr="00000000">
        <w:rPr>
          <w:rtl w:val="0"/>
        </w:rPr>
        <w:t xml:space="preserve">We have chosen to use Django, a Python-based open-source web framework for the back-end. Django follows the Model-Template-View (MTV) architecture, as can be seen below.</w:t>
      </w:r>
    </w:p>
    <w:p w:rsidR="00000000" w:rsidDel="00000000" w:rsidP="00000000" w:rsidRDefault="00000000" w:rsidRPr="00000000" w14:paraId="0000008C">
      <w:pPr>
        <w:ind w:left="720" w:firstLine="0"/>
        <w:jc w:val="center"/>
        <w:rPr/>
      </w:pPr>
      <w:r w:rsidDel="00000000" w:rsidR="00000000" w:rsidRPr="00000000">
        <w:rPr>
          <w:rtl w:val="0"/>
        </w:rPr>
      </w:r>
    </w:p>
    <w:p w:rsidR="00000000" w:rsidDel="00000000" w:rsidP="00000000" w:rsidRDefault="00000000" w:rsidRPr="00000000" w14:paraId="0000008D">
      <w:pPr>
        <w:ind w:left="0" w:firstLine="0"/>
        <w:jc w:val="center"/>
        <w:rPr/>
      </w:pPr>
      <w:r w:rsidDel="00000000" w:rsidR="00000000" w:rsidRPr="00000000">
        <w:rPr/>
        <w:drawing>
          <wp:inline distB="114300" distT="114300" distL="114300" distR="114300">
            <wp:extent cx="4713626" cy="2938463"/>
            <wp:effectExtent b="0" l="0" r="0" t="0"/>
            <wp:docPr id="5"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4713626" cy="2938463"/>
                    </a:xfrm>
                    <a:prstGeom prst="rect"/>
                    <a:ln/>
                  </pic:spPr>
                </pic:pic>
              </a:graphicData>
            </a:graphic>
          </wp:inline>
        </w:drawing>
      </w:r>
      <w:r w:rsidDel="00000000" w:rsidR="00000000" w:rsidRPr="00000000">
        <w:rPr>
          <w:rtl w:val="0"/>
        </w:rPr>
        <w:t xml:space="preserve"> </w:t>
        <w:br w:type="textWrapping"/>
      </w:r>
    </w:p>
    <w:p w:rsidR="00000000" w:rsidDel="00000000" w:rsidP="00000000" w:rsidRDefault="00000000" w:rsidRPr="00000000" w14:paraId="0000008E">
      <w:pPr>
        <w:ind w:left="0" w:firstLine="0"/>
        <w:jc w:val="center"/>
        <w:rPr/>
      </w:pPr>
      <w:r w:rsidDel="00000000" w:rsidR="00000000" w:rsidRPr="00000000">
        <w:rPr>
          <w:rtl w:val="0"/>
        </w:rPr>
        <w:t xml:space="preserve">Figure 4 - Django MTV architecture. </w:t>
      </w:r>
    </w:p>
    <w:p w:rsidR="00000000" w:rsidDel="00000000" w:rsidP="00000000" w:rsidRDefault="00000000" w:rsidRPr="00000000" w14:paraId="0000008F">
      <w:pPr>
        <w:ind w:left="0" w:firstLine="0"/>
        <w:rPr/>
      </w:pPr>
      <w:r w:rsidDel="00000000" w:rsidR="00000000" w:rsidRPr="00000000">
        <w:rPr>
          <w:rtl w:val="0"/>
        </w:rPr>
      </w:r>
    </w:p>
    <w:p w:rsidR="00000000" w:rsidDel="00000000" w:rsidP="00000000" w:rsidRDefault="00000000" w:rsidRPr="00000000" w14:paraId="00000090">
      <w:pPr>
        <w:ind w:left="2160" w:firstLine="0"/>
        <w:rPr/>
      </w:pPr>
      <w:r w:rsidDel="00000000" w:rsidR="00000000" w:rsidRPr="00000000">
        <w:rPr>
          <w:rtl w:val="0"/>
        </w:rPr>
        <w:t xml:space="preserve">The following figure describes the high-level data flow between Django components when handling HTTP requests/responses. </w:t>
      </w:r>
    </w:p>
    <w:p w:rsidR="00000000" w:rsidDel="00000000" w:rsidP="00000000" w:rsidRDefault="00000000" w:rsidRPr="00000000" w14:paraId="00000091">
      <w:pPr>
        <w:ind w:left="2160" w:firstLine="0"/>
        <w:rPr/>
      </w:pPr>
      <w:r w:rsidDel="00000000" w:rsidR="00000000" w:rsidRPr="00000000">
        <w:rPr>
          <w:rtl w:val="0"/>
        </w:rPr>
      </w:r>
    </w:p>
    <w:p w:rsidR="00000000" w:rsidDel="00000000" w:rsidP="00000000" w:rsidRDefault="00000000" w:rsidRPr="00000000" w14:paraId="00000092">
      <w:pPr>
        <w:ind w:left="0" w:firstLine="0"/>
        <w:jc w:val="center"/>
        <w:rPr/>
      </w:pPr>
      <w:r w:rsidDel="00000000" w:rsidR="00000000" w:rsidRPr="00000000">
        <w:rPr/>
        <w:drawing>
          <wp:inline distB="114300" distT="114300" distL="114300" distR="114300">
            <wp:extent cx="4586288" cy="2594486"/>
            <wp:effectExtent b="0" l="0" r="0" t="0"/>
            <wp:docPr id="9"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4586288" cy="2594486"/>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ind w:left="0" w:firstLine="0"/>
        <w:jc w:val="center"/>
        <w:rPr/>
      </w:pPr>
      <w:r w:rsidDel="00000000" w:rsidR="00000000" w:rsidRPr="00000000">
        <w:rPr>
          <w:rtl w:val="0"/>
        </w:rPr>
        <w:t xml:space="preserve">Figure 5 - Django data flow. </w:t>
      </w:r>
    </w:p>
    <w:p w:rsidR="00000000" w:rsidDel="00000000" w:rsidP="00000000" w:rsidRDefault="00000000" w:rsidRPr="00000000" w14:paraId="00000094">
      <w:pPr>
        <w:ind w:left="0" w:firstLine="0"/>
        <w:rPr/>
      </w:pPr>
      <w:r w:rsidDel="00000000" w:rsidR="00000000" w:rsidRPr="00000000">
        <w:rPr>
          <w:rtl w:val="0"/>
        </w:rPr>
      </w:r>
    </w:p>
    <w:p w:rsidR="00000000" w:rsidDel="00000000" w:rsidP="00000000" w:rsidRDefault="00000000" w:rsidRPr="00000000" w14:paraId="00000095">
      <w:pPr>
        <w:ind w:left="1440" w:firstLine="720"/>
        <w:rPr/>
      </w:pPr>
      <w:r w:rsidDel="00000000" w:rsidR="00000000" w:rsidRPr="00000000">
        <w:rPr>
          <w:rtl w:val="0"/>
        </w:rPr>
        <w:t xml:space="preserve">The main components of a Django application are:</w:t>
        <w:br w:type="textWrapping"/>
      </w:r>
    </w:p>
    <w:p w:rsidR="00000000" w:rsidDel="00000000" w:rsidP="00000000" w:rsidRDefault="00000000" w:rsidRPr="00000000" w14:paraId="00000096">
      <w:pPr>
        <w:numPr>
          <w:ilvl w:val="0"/>
          <w:numId w:val="1"/>
        </w:numPr>
        <w:ind w:left="2880" w:hanging="360"/>
      </w:pPr>
      <w:r w:rsidDel="00000000" w:rsidR="00000000" w:rsidRPr="00000000">
        <w:rPr>
          <w:rtl w:val="0"/>
        </w:rPr>
        <w:t xml:space="preserve">URL mappers (urls.py) </w:t>
      </w:r>
    </w:p>
    <w:p w:rsidR="00000000" w:rsidDel="00000000" w:rsidP="00000000" w:rsidRDefault="00000000" w:rsidRPr="00000000" w14:paraId="00000097">
      <w:pPr>
        <w:numPr>
          <w:ilvl w:val="1"/>
          <w:numId w:val="1"/>
        </w:numPr>
        <w:ind w:left="3600" w:hanging="360"/>
      </w:pPr>
      <w:r w:rsidDel="00000000" w:rsidR="00000000" w:rsidRPr="00000000">
        <w:rPr>
          <w:rtl w:val="0"/>
        </w:rPr>
        <w:t xml:space="preserve">Forward the matching URLs to the appropriate view functions.</w:t>
      </w:r>
    </w:p>
    <w:p w:rsidR="00000000" w:rsidDel="00000000" w:rsidP="00000000" w:rsidRDefault="00000000" w:rsidRPr="00000000" w14:paraId="00000098">
      <w:pPr>
        <w:numPr>
          <w:ilvl w:val="0"/>
          <w:numId w:val="1"/>
        </w:numPr>
        <w:ind w:left="2880" w:hanging="360"/>
      </w:pPr>
      <w:r w:rsidDel="00000000" w:rsidR="00000000" w:rsidRPr="00000000">
        <w:rPr>
          <w:rtl w:val="0"/>
        </w:rPr>
        <w:t xml:space="preserve">View functions (views.py)</w:t>
      </w:r>
    </w:p>
    <w:p w:rsidR="00000000" w:rsidDel="00000000" w:rsidP="00000000" w:rsidRDefault="00000000" w:rsidRPr="00000000" w14:paraId="00000099">
      <w:pPr>
        <w:numPr>
          <w:ilvl w:val="1"/>
          <w:numId w:val="1"/>
        </w:numPr>
        <w:ind w:left="3600" w:hanging="360"/>
      </w:pPr>
      <w:commentRangeStart w:id="4"/>
      <w:r w:rsidDel="00000000" w:rsidR="00000000" w:rsidRPr="00000000">
        <w:rPr>
          <w:rtl w:val="0"/>
        </w:rPr>
        <w:t xml:space="preserve">Describes the data that gets presented to the user. The view describes which data you see, not how you see it. Processes an HTTP request, fetches the required data from the database, renders the data in an HTML page using an HTML template, and then returns the generated HTML in an HTTP response to display the page to the user.</w: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9A">
      <w:pPr>
        <w:numPr>
          <w:ilvl w:val="0"/>
          <w:numId w:val="1"/>
        </w:numPr>
        <w:ind w:left="2880" w:hanging="360"/>
      </w:pPr>
      <w:r w:rsidDel="00000000" w:rsidR="00000000" w:rsidRPr="00000000">
        <w:rPr>
          <w:rtl w:val="0"/>
        </w:rPr>
        <w:t xml:space="preserve">Model (models.py)</w:t>
      </w:r>
    </w:p>
    <w:p w:rsidR="00000000" w:rsidDel="00000000" w:rsidP="00000000" w:rsidRDefault="00000000" w:rsidRPr="00000000" w14:paraId="0000009B">
      <w:pPr>
        <w:numPr>
          <w:ilvl w:val="1"/>
          <w:numId w:val="1"/>
        </w:numPr>
        <w:ind w:left="3600" w:hanging="360"/>
      </w:pPr>
      <w:r w:rsidDel="00000000" w:rsidR="00000000" w:rsidRPr="00000000">
        <w:rPr>
          <w:rtl w:val="0"/>
        </w:rPr>
        <w:t xml:space="preserve">Source of information about the data; it contains the essential fields and behaviors of the data. In general, each model maps to a database.</w:t>
      </w:r>
    </w:p>
    <w:p w:rsidR="00000000" w:rsidDel="00000000" w:rsidP="00000000" w:rsidRDefault="00000000" w:rsidRPr="00000000" w14:paraId="0000009C">
      <w:pPr>
        <w:numPr>
          <w:ilvl w:val="0"/>
          <w:numId w:val="1"/>
        </w:numPr>
        <w:ind w:left="2880" w:hanging="360"/>
      </w:pPr>
      <w:r w:rsidDel="00000000" w:rsidR="00000000" w:rsidRPr="00000000">
        <w:rPr>
          <w:rtl w:val="0"/>
        </w:rPr>
        <w:t xml:space="preserve">Templates</w:t>
      </w:r>
    </w:p>
    <w:p w:rsidR="00000000" w:rsidDel="00000000" w:rsidP="00000000" w:rsidRDefault="00000000" w:rsidRPr="00000000" w14:paraId="0000009D">
      <w:pPr>
        <w:numPr>
          <w:ilvl w:val="1"/>
          <w:numId w:val="1"/>
        </w:numPr>
        <w:ind w:left="3600" w:hanging="360"/>
      </w:pPr>
      <w:r w:rsidDel="00000000" w:rsidR="00000000" w:rsidRPr="00000000">
        <w:rPr>
          <w:rtl w:val="0"/>
        </w:rPr>
        <w:t xml:space="preserve">Describes how the data is presented. Used to render data in the views.</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ind w:left="2160" w:firstLine="0"/>
        <w:rPr/>
      </w:pPr>
      <w:r w:rsidDel="00000000" w:rsidR="00000000" w:rsidRPr="00000000">
        <w:rPr>
          <w:rtl w:val="0"/>
        </w:rPr>
        <w:t xml:space="preserve">Traditional Django is suited for rendering static web pages, such as login, and registration.</w:t>
      </w:r>
    </w:p>
    <w:p w:rsidR="00000000" w:rsidDel="00000000" w:rsidP="00000000" w:rsidRDefault="00000000" w:rsidRPr="00000000" w14:paraId="000000A0">
      <w:pPr>
        <w:pStyle w:val="Heading4"/>
        <w:rPr/>
      </w:pPr>
      <w:bookmarkStart w:colFirst="0" w:colLast="0" w:name="_1vfzwive3egz" w:id="14"/>
      <w:bookmarkEnd w:id="14"/>
      <w:r w:rsidDel="00000000" w:rsidR="00000000" w:rsidRPr="00000000">
        <w:rPr>
          <w:rtl w:val="0"/>
        </w:rPr>
        <w:tab/>
        <w:tab/>
        <w:tab/>
        <w:br w:type="textWrapping"/>
        <w:tab/>
        <w:tab/>
        <w:tab/>
        <w:t xml:space="preserve">Django Channels </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ind w:left="2160" w:firstLine="0"/>
        <w:rPr/>
      </w:pPr>
      <w:r w:rsidDel="00000000" w:rsidR="00000000" w:rsidRPr="00000000">
        <w:rPr>
          <w:rtl w:val="0"/>
        </w:rPr>
        <w:t xml:space="preserve">While vanilla Django is not well-suited for a real-time chat application, Django Channels is. </w:t>
      </w:r>
    </w:p>
    <w:p w:rsidR="00000000" w:rsidDel="00000000" w:rsidP="00000000" w:rsidRDefault="00000000" w:rsidRPr="00000000" w14:paraId="000000A3">
      <w:pPr>
        <w:ind w:left="2160" w:firstLine="0"/>
        <w:rPr/>
      </w:pPr>
      <w:r w:rsidDel="00000000" w:rsidR="00000000" w:rsidRPr="00000000">
        <w:rPr>
          <w:rtl w:val="0"/>
        </w:rPr>
      </w:r>
    </w:p>
    <w:p w:rsidR="00000000" w:rsidDel="00000000" w:rsidP="00000000" w:rsidRDefault="00000000" w:rsidRPr="00000000" w14:paraId="000000A4">
      <w:pPr>
        <w:ind w:left="2160" w:firstLine="0"/>
        <w:rPr/>
      </w:pPr>
      <w:r w:rsidDel="00000000" w:rsidR="00000000" w:rsidRPr="00000000">
        <w:rPr>
          <w:rtl w:val="0"/>
        </w:rPr>
        <w:t xml:space="preserve">Django Channels is a project that takes vanilla Django and extends its abilities beyond HTTP to handle WebSockets, chat protocols, IoT protocols, and more. It’s built on a Python specification called </w:t>
      </w:r>
      <w:hyperlink r:id="rId14">
        <w:r w:rsidDel="00000000" w:rsidR="00000000" w:rsidRPr="00000000">
          <w:rPr>
            <w:color w:val="1155cc"/>
            <w:u w:val="single"/>
            <w:rtl w:val="0"/>
          </w:rPr>
          <w:t xml:space="preserve">ASGI</w:t>
        </w:r>
      </w:hyperlink>
      <w:r w:rsidDel="00000000" w:rsidR="00000000" w:rsidRPr="00000000">
        <w:rPr>
          <w:rtl w:val="0"/>
        </w:rPr>
        <w:t xml:space="preserve"> (Asynchronous Server Gateway Interface). ASGI allows us to use WebSocket receivers. This gives us the capability to send, listen and receive messages on specific web sockets.</w:t>
        <w:br w:type="textWrapping"/>
        <w:br w:type="textWrapping"/>
        <w:t xml:space="preserve">Django channels allows communication between client/server to be synchronous or asynchronous, or a mixture of both. </w:t>
      </w:r>
      <w:commentRangeStart w:id="5"/>
      <w:r w:rsidDel="00000000" w:rsidR="00000000" w:rsidRPr="00000000">
        <w:rPr>
          <w:rtl w:val="0"/>
        </w:rPr>
        <w:t xml:space="preserve">A chat application must be event-driven and should be asynchronous. Meanwhile we can use traditional, synchronous Django for other apps (such as registration, and login mentioned above).</w:t>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ind w:left="2160" w:firstLine="0"/>
        <w:rPr/>
      </w:pPr>
      <w:r w:rsidDel="00000000" w:rsidR="00000000" w:rsidRPr="00000000">
        <w:rPr>
          <w:rtl w:val="0"/>
        </w:rPr>
        <w:t xml:space="preserve">In the context of Django channels, a channel layer is a kind of communication system. It allows multiple consumer instances to talk with each other, and with other parts of Django. </w:t>
        <w:br w:type="textWrapping"/>
      </w:r>
    </w:p>
    <w:p w:rsidR="00000000" w:rsidDel="00000000" w:rsidP="00000000" w:rsidRDefault="00000000" w:rsidRPr="00000000" w14:paraId="000000A7">
      <w:pPr>
        <w:ind w:left="2160" w:firstLine="0"/>
        <w:rPr/>
      </w:pPr>
      <w:r w:rsidDel="00000000" w:rsidR="00000000" w:rsidRPr="00000000">
        <w:rPr>
          <w:rtl w:val="0"/>
        </w:rPr>
        <w:t xml:space="preserve">A consumer is the basic unit of Channels code. When a request of a new socket comes in, Channels follows it routing table to find the right consumer for the incoming connection and starts a copy of it. In Django Channels, a consumer is the equivalent of views. As such, a chat consumer handles chat messaging and notification. </w:t>
      </w:r>
    </w:p>
    <w:p w:rsidR="00000000" w:rsidDel="00000000" w:rsidP="00000000" w:rsidRDefault="00000000" w:rsidRPr="00000000" w14:paraId="000000A8">
      <w:pPr>
        <w:pStyle w:val="Heading5"/>
        <w:ind w:left="1440" w:firstLine="720"/>
        <w:rPr/>
      </w:pPr>
      <w:bookmarkStart w:colFirst="0" w:colLast="0" w:name="_2oqaijvjat1r" w:id="15"/>
      <w:bookmarkEnd w:id="15"/>
      <w:r w:rsidDel="00000000" w:rsidR="00000000" w:rsidRPr="00000000">
        <w:rPr>
          <w:rtl w:val="0"/>
        </w:rPr>
        <w:br w:type="textWrapping"/>
        <w:tab/>
      </w:r>
      <w:commentRangeStart w:id="6"/>
      <w:r w:rsidDel="00000000" w:rsidR="00000000" w:rsidRPr="00000000">
        <w:rPr>
          <w:rtl w:val="0"/>
        </w:rPr>
        <w:t xml:space="preserve">File Structure </w:t>
      </w:r>
    </w:p>
    <w:p w:rsidR="00000000" w:rsidDel="00000000" w:rsidP="00000000" w:rsidRDefault="00000000" w:rsidRPr="00000000" w14:paraId="000000A9">
      <w:pPr>
        <w:ind w:left="1440" w:firstLine="720"/>
        <w:rPr/>
      </w:pPr>
      <w:r w:rsidDel="00000000" w:rsidR="00000000" w:rsidRPr="00000000">
        <w:rPr>
          <w:rtl w:val="0"/>
        </w:rPr>
      </w:r>
    </w:p>
    <w:p w:rsidR="00000000" w:rsidDel="00000000" w:rsidP="00000000" w:rsidRDefault="00000000" w:rsidRPr="00000000" w14:paraId="000000AA">
      <w:pPr>
        <w:ind w:left="2160" w:firstLine="0"/>
        <w:rPr/>
      </w:pPr>
      <w:r w:rsidDel="00000000" w:rsidR="00000000" w:rsidRPr="00000000">
        <w:rPr>
          <w:rtl w:val="0"/>
        </w:rPr>
        <w:t xml:space="preserve">The high-level file structure of Django can be seen below. We have about, chat, users, and direct_messaging apps.</w:t>
        <w:br w:type="textWrapping"/>
        <w:br w:type="textWrapping"/>
        <w:t xml:space="preserve">/communication_app</w:t>
        <w:br w:type="textWrapping"/>
        <w:tab/>
        <w:t xml:space="preserve">/communication_app</w:t>
        <w:br w:type="textWrapping"/>
        <w:tab/>
        <w:t xml:space="preserve">/about</w:t>
        <w:br w:type="textWrapping"/>
        <w:tab/>
        <w:t xml:space="preserve">/chat</w:t>
        <w:br w:type="textWrapping"/>
        <w:tab/>
        <w:t xml:space="preserve">/users</w:t>
        <w:br w:type="textWrapping"/>
        <w:tab/>
        <w:t xml:space="preserve">/direct_messaging</w:t>
        <w:br w:type="textWrapping"/>
      </w:r>
    </w:p>
    <w:p w:rsidR="00000000" w:rsidDel="00000000" w:rsidP="00000000" w:rsidRDefault="00000000" w:rsidRPr="00000000" w14:paraId="000000AB">
      <w:pPr>
        <w:ind w:left="2160" w:firstLine="0"/>
        <w:rPr/>
      </w:pPr>
      <w:r w:rsidDel="00000000" w:rsidR="00000000" w:rsidRPr="00000000">
        <w:rPr>
          <w:rtl w:val="0"/>
        </w:rPr>
        <w:t xml:space="preserve">The division of apps allows Django code to be modular. Each app has a very similar file structure and must include:</w:t>
      </w:r>
    </w:p>
    <w:p w:rsidR="00000000" w:rsidDel="00000000" w:rsidP="00000000" w:rsidRDefault="00000000" w:rsidRPr="00000000" w14:paraId="000000AC">
      <w:pPr>
        <w:ind w:left="2160" w:firstLine="0"/>
        <w:rPr/>
      </w:pPr>
      <w:r w:rsidDel="00000000" w:rsidR="00000000" w:rsidRPr="00000000">
        <w:rPr>
          <w:rtl w:val="0"/>
        </w:rPr>
      </w:r>
    </w:p>
    <w:p w:rsidR="00000000" w:rsidDel="00000000" w:rsidP="00000000" w:rsidRDefault="00000000" w:rsidRPr="00000000" w14:paraId="000000AD">
      <w:pPr>
        <w:numPr>
          <w:ilvl w:val="0"/>
          <w:numId w:val="10"/>
        </w:numPr>
        <w:ind w:left="2880" w:hanging="360"/>
        <w:rPr>
          <w:u w:val="none"/>
        </w:rPr>
      </w:pPr>
      <w:r w:rsidDel="00000000" w:rsidR="00000000" w:rsidRPr="00000000">
        <w:rPr>
          <w:rtl w:val="0"/>
        </w:rPr>
        <w:t xml:space="preserve">admin.py</w:t>
      </w:r>
    </w:p>
    <w:p w:rsidR="00000000" w:rsidDel="00000000" w:rsidP="00000000" w:rsidRDefault="00000000" w:rsidRPr="00000000" w14:paraId="000000AE">
      <w:pPr>
        <w:numPr>
          <w:ilvl w:val="0"/>
          <w:numId w:val="10"/>
        </w:numPr>
        <w:ind w:left="2880" w:hanging="360"/>
        <w:rPr>
          <w:u w:val="none"/>
        </w:rPr>
      </w:pPr>
      <w:r w:rsidDel="00000000" w:rsidR="00000000" w:rsidRPr="00000000">
        <w:rPr>
          <w:rtl w:val="0"/>
        </w:rPr>
        <w:t xml:space="preserve">apps.py</w:t>
      </w:r>
    </w:p>
    <w:p w:rsidR="00000000" w:rsidDel="00000000" w:rsidP="00000000" w:rsidRDefault="00000000" w:rsidRPr="00000000" w14:paraId="000000AF">
      <w:pPr>
        <w:numPr>
          <w:ilvl w:val="0"/>
          <w:numId w:val="10"/>
        </w:numPr>
        <w:ind w:left="2880" w:hanging="360"/>
        <w:rPr>
          <w:u w:val="none"/>
        </w:rPr>
      </w:pPr>
      <w:r w:rsidDel="00000000" w:rsidR="00000000" w:rsidRPr="00000000">
        <w:rPr>
          <w:rtl w:val="0"/>
        </w:rPr>
        <w:t xml:space="preserve">models.py</w:t>
      </w:r>
    </w:p>
    <w:p w:rsidR="00000000" w:rsidDel="00000000" w:rsidP="00000000" w:rsidRDefault="00000000" w:rsidRPr="00000000" w14:paraId="000000B0">
      <w:pPr>
        <w:numPr>
          <w:ilvl w:val="0"/>
          <w:numId w:val="10"/>
        </w:numPr>
        <w:ind w:left="2880" w:hanging="360"/>
        <w:rPr>
          <w:u w:val="none"/>
        </w:rPr>
      </w:pPr>
      <w:r w:rsidDel="00000000" w:rsidR="00000000" w:rsidRPr="00000000">
        <w:rPr>
          <w:rtl w:val="0"/>
        </w:rPr>
        <w:t xml:space="preserve">tests.py </w:t>
      </w:r>
    </w:p>
    <w:p w:rsidR="00000000" w:rsidDel="00000000" w:rsidP="00000000" w:rsidRDefault="00000000" w:rsidRPr="00000000" w14:paraId="000000B1">
      <w:pPr>
        <w:numPr>
          <w:ilvl w:val="0"/>
          <w:numId w:val="10"/>
        </w:numPr>
        <w:ind w:left="2880" w:hanging="360"/>
        <w:rPr>
          <w:u w:val="none"/>
        </w:rPr>
      </w:pPr>
      <w:r w:rsidDel="00000000" w:rsidR="00000000" w:rsidRPr="00000000">
        <w:rPr>
          <w:rtl w:val="0"/>
        </w:rPr>
        <w:t xml:space="preserve">urls.py</w:t>
      </w:r>
    </w:p>
    <w:p w:rsidR="00000000" w:rsidDel="00000000" w:rsidP="00000000" w:rsidRDefault="00000000" w:rsidRPr="00000000" w14:paraId="000000B2">
      <w:pPr>
        <w:numPr>
          <w:ilvl w:val="0"/>
          <w:numId w:val="10"/>
        </w:numPr>
        <w:ind w:left="2880" w:hanging="360"/>
        <w:rPr>
          <w:u w:val="none"/>
        </w:rPr>
      </w:pPr>
      <w:r w:rsidDel="00000000" w:rsidR="00000000" w:rsidRPr="00000000">
        <w:rPr>
          <w:rtl w:val="0"/>
        </w:rPr>
        <w:t xml:space="preserve">views.py</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ind w:left="2160" w:firstLine="0"/>
        <w:rPr/>
      </w:pPr>
      <w:r w:rsidDel="00000000" w:rsidR="00000000" w:rsidRPr="00000000">
        <w:rPr>
          <w:rtl w:val="0"/>
        </w:rPr>
        <w:t xml:space="preserve">Below we can see some of the files inside the chat app. In addition to the normal files, we need to include a consumers.py which handles the WebSocket on the back-end.</w:t>
      </w:r>
    </w:p>
    <w:p w:rsidR="00000000" w:rsidDel="00000000" w:rsidP="00000000" w:rsidRDefault="00000000" w:rsidRPr="00000000" w14:paraId="000000B5">
      <w:pPr>
        <w:ind w:left="0" w:firstLine="0"/>
        <w:rPr/>
      </w:pPr>
      <w:r w:rsidDel="00000000" w:rsidR="00000000" w:rsidRPr="00000000">
        <w:rPr>
          <w:rtl w:val="0"/>
        </w:rPr>
        <w:br w:type="textWrapping"/>
        <w:tab/>
        <w:tab/>
        <w:tab/>
        <w:t xml:space="preserve">/communication_app</w:t>
        <w:br w:type="textWrapping"/>
        <w:tab/>
        <w:tab/>
        <w:tab/>
        <w:tab/>
        <w:t xml:space="preserve">/communication_app</w:t>
        <w:br w:type="textWrapping"/>
        <w:tab/>
        <w:tab/>
        <w:tab/>
        <w:tab/>
        <w:tab/>
        <w:t xml:space="preserve">routing.py</w:t>
        <w:br w:type="textWrapping"/>
        <w:tab/>
        <w:tab/>
        <w:tab/>
        <w:tab/>
        <w:tab/>
        <w:t xml:space="preserve">settings.py </w:t>
        <w:br w:type="textWrapping"/>
        <w:tab/>
        <w:tab/>
        <w:tab/>
        <w:tab/>
        <w:tab/>
        <w:t xml:space="preserve">urls.py </w:t>
        <w:br w:type="textWrapping"/>
        <w:tab/>
        <w:tab/>
        <w:tab/>
        <w:tab/>
        <w:t xml:space="preserve">/about</w:t>
        <w:br w:type="textWrapping"/>
        <w:tab/>
        <w:tab/>
        <w:tab/>
        <w:tab/>
        <w:t xml:space="preserve">/chat</w:t>
        <w:br w:type="textWrapping"/>
        <w:tab/>
        <w:tab/>
        <w:tab/>
        <w:tab/>
        <w:tab/>
        <w:t xml:space="preserve">admin.py</w:t>
        <w:br w:type="textWrapping"/>
        <w:tab/>
        <w:tab/>
        <w:tab/>
        <w:tab/>
        <w:tab/>
        <w:t xml:space="preserve">apps.py</w:t>
        <w:br w:type="textWrapping"/>
        <w:tab/>
        <w:tab/>
        <w:tab/>
        <w:tab/>
        <w:tab/>
        <w:t xml:space="preserve">consumers.py</w:t>
        <w:br w:type="textWrapping"/>
        <w:tab/>
        <w:tab/>
        <w:tab/>
        <w:tab/>
        <w:tab/>
        <w:t xml:space="preserve">routing.py</w:t>
        <w:br w:type="textWrapping"/>
        <w:tab/>
        <w:tab/>
        <w:tab/>
        <w:tab/>
        <w:tab/>
        <w:t xml:space="preserve">tests.py</w:t>
        <w:br w:type="textWrapping"/>
        <w:tab/>
        <w:tab/>
        <w:tab/>
        <w:tab/>
        <w:tab/>
        <w:t xml:space="preserve">urls.py</w:t>
        <w:br w:type="textWrapping"/>
        <w:tab/>
        <w:tab/>
        <w:tab/>
        <w:tab/>
        <w:tab/>
        <w:t xml:space="preserve">models.py</w:t>
        <w:br w:type="textWrapping"/>
        <w:tab/>
        <w:tab/>
        <w:tab/>
        <w:tab/>
        <w:tab/>
        <w:t xml:space="preserve">views.py</w:t>
        <w:br w:type="textWrapping"/>
        <w:tab/>
        <w:tab/>
        <w:tab/>
        <w:tab/>
        <w:tab/>
        <w:t xml:space="preserve">/templates</w:t>
      </w:r>
    </w:p>
    <w:p w:rsidR="00000000" w:rsidDel="00000000" w:rsidP="00000000" w:rsidRDefault="00000000" w:rsidRPr="00000000" w14:paraId="000000B6">
      <w:pPr>
        <w:ind w:left="0" w:firstLine="0"/>
        <w:rPr/>
      </w:pPr>
      <w:r w:rsidDel="00000000" w:rsidR="00000000" w:rsidRPr="00000000">
        <w:rPr>
          <w:rtl w:val="0"/>
        </w:rPr>
        <w:tab/>
        <w:tab/>
        <w:tab/>
        <w:tab/>
        <w:tab/>
        <w:tab/>
        <w:t xml:space="preserve">/chat</w:t>
      </w:r>
    </w:p>
    <w:p w:rsidR="00000000" w:rsidDel="00000000" w:rsidP="00000000" w:rsidRDefault="00000000" w:rsidRPr="00000000" w14:paraId="000000B7">
      <w:pPr>
        <w:ind w:left="0" w:firstLine="0"/>
        <w:rPr/>
      </w:pPr>
      <w:r w:rsidDel="00000000" w:rsidR="00000000" w:rsidRPr="00000000">
        <w:rPr>
          <w:rtl w:val="0"/>
        </w:rPr>
        <w:tab/>
        <w:tab/>
        <w:tab/>
        <w:tab/>
        <w:tab/>
        <w:tab/>
        <w:tab/>
        <w:t xml:space="preserve">some_file.html</w:t>
      </w:r>
    </w:p>
    <w:p w:rsidR="00000000" w:rsidDel="00000000" w:rsidP="00000000" w:rsidRDefault="00000000" w:rsidRPr="00000000" w14:paraId="000000B8">
      <w:pPr>
        <w:ind w:left="0" w:firstLine="0"/>
        <w:rPr/>
      </w:pPr>
      <w:r w:rsidDel="00000000" w:rsidR="00000000" w:rsidRPr="00000000">
        <w:rPr>
          <w:rtl w:val="0"/>
        </w:rPr>
        <w:tab/>
        <w:tab/>
        <w:tab/>
        <w:tab/>
        <w:t xml:space="preserve">/users</w:t>
        <w:br w:type="textWrapping"/>
        <w:tab/>
        <w:tab/>
        <w:tab/>
        <w:tab/>
        <w:t xml:space="preserve">/direct_messaging</w:t>
        <w:br w:type="textWrapping"/>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B9">
      <w:pPr>
        <w:pStyle w:val="Heading3"/>
        <w:numPr>
          <w:ilvl w:val="2"/>
          <w:numId w:val="9"/>
        </w:numPr>
        <w:ind w:left="2160" w:hanging="360"/>
      </w:pPr>
      <w:bookmarkStart w:colFirst="0" w:colLast="0" w:name="_8gkezneoaf8w" w:id="16"/>
      <w:bookmarkEnd w:id="16"/>
      <w:r w:rsidDel="00000000" w:rsidR="00000000" w:rsidRPr="00000000">
        <w:rPr>
          <w:rtl w:val="0"/>
        </w:rPr>
        <w:t xml:space="preserve">Database: Amazon RDS (PostgreSQL)</w:t>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ind w:left="2160" w:firstLine="0"/>
        <w:rPr/>
      </w:pPr>
      <w:r w:rsidDel="00000000" w:rsidR="00000000" w:rsidRPr="00000000">
        <w:rPr>
          <w:rtl w:val="0"/>
        </w:rPr>
        <w:t xml:space="preserve">Our group also decided to use Amazon Relational Database Service (RDS) to setup and operate our database. Free databases offered by Amazon Relational Database Services (RDS), include PostgreSQL, MySQL, MariaDB, Oracle BYOL, and SQL Server.</w:t>
      </w:r>
    </w:p>
    <w:p w:rsidR="00000000" w:rsidDel="00000000" w:rsidP="00000000" w:rsidRDefault="00000000" w:rsidRPr="00000000" w14:paraId="000000BC">
      <w:pPr>
        <w:ind w:left="2160" w:firstLine="0"/>
        <w:rPr/>
      </w:pPr>
      <w:r w:rsidDel="00000000" w:rsidR="00000000" w:rsidRPr="00000000">
        <w:rPr>
          <w:rtl w:val="0"/>
        </w:rPr>
      </w:r>
    </w:p>
    <w:p w:rsidR="00000000" w:rsidDel="00000000" w:rsidP="00000000" w:rsidRDefault="00000000" w:rsidRPr="00000000" w14:paraId="000000BD">
      <w:pPr>
        <w:ind w:left="2160" w:firstLine="0"/>
        <w:rPr/>
      </w:pPr>
      <w:r w:rsidDel="00000000" w:rsidR="00000000" w:rsidRPr="00000000">
        <w:rPr>
          <w:rtl w:val="0"/>
        </w:rPr>
        <w:t xml:space="preserve">Django is intended to work with a relational database. Out of the box, it  automatically creates a SQLite database for a project and is setup to communicate with it. In addition to SQLite, Django </w:t>
      </w:r>
      <w:r w:rsidDel="00000000" w:rsidR="00000000" w:rsidRPr="00000000">
        <w:rPr>
          <w:rtl w:val="0"/>
        </w:rPr>
        <w:t xml:space="preserve">officially</w:t>
      </w:r>
      <w:r w:rsidDel="00000000" w:rsidR="00000000" w:rsidRPr="00000000">
        <w:rPr>
          <w:rtl w:val="0"/>
        </w:rPr>
        <w:t xml:space="preserve"> supports three other popular relational databases: PostgreSQL, MySQL, and Oracle SQL.</w:t>
        <w:br w:type="textWrapping"/>
      </w:r>
    </w:p>
    <w:p w:rsidR="00000000" w:rsidDel="00000000" w:rsidP="00000000" w:rsidRDefault="00000000" w:rsidRPr="00000000" w14:paraId="000000BE">
      <w:pPr>
        <w:ind w:left="0" w:firstLine="0"/>
        <w:jc w:val="center"/>
        <w:rPr/>
      </w:pPr>
      <w:r w:rsidDel="00000000" w:rsidR="00000000" w:rsidRPr="00000000">
        <w:rPr/>
        <w:drawing>
          <wp:inline distB="114300" distT="114300" distL="114300" distR="114300">
            <wp:extent cx="4378406" cy="3024188"/>
            <wp:effectExtent b="0" l="0" r="0" t="0"/>
            <wp:docPr id="12"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4378406" cy="3024188"/>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ind w:left="0" w:firstLine="0"/>
        <w:jc w:val="center"/>
        <w:rPr/>
      </w:pPr>
      <w:r w:rsidDel="00000000" w:rsidR="00000000" w:rsidRPr="00000000">
        <w:rPr>
          <w:rtl w:val="0"/>
        </w:rPr>
        <w:t xml:space="preserve">Figure 6 - Venn diagram of database selection. </w:t>
      </w:r>
    </w:p>
    <w:p w:rsidR="00000000" w:rsidDel="00000000" w:rsidP="00000000" w:rsidRDefault="00000000" w:rsidRPr="00000000" w14:paraId="000000C0">
      <w:pPr>
        <w:ind w:left="2160" w:firstLine="0"/>
        <w:rPr/>
      </w:pPr>
      <w:r w:rsidDel="00000000" w:rsidR="00000000" w:rsidRPr="00000000">
        <w:rPr>
          <w:rtl w:val="0"/>
        </w:rPr>
      </w:r>
    </w:p>
    <w:p w:rsidR="00000000" w:rsidDel="00000000" w:rsidP="00000000" w:rsidRDefault="00000000" w:rsidRPr="00000000" w14:paraId="000000C1">
      <w:pPr>
        <w:ind w:left="2160" w:firstLine="0"/>
        <w:rPr/>
      </w:pPr>
      <w:commentRangeStart w:id="7"/>
      <w:r w:rsidDel="00000000" w:rsidR="00000000" w:rsidRPr="00000000">
        <w:rPr>
          <w:rtl w:val="0"/>
        </w:rPr>
        <w:t xml:space="preserve">PostgreSQL is included as a free database in Amazon Relational Database Services (RDS) and is also supported by Django, so this is the RDBMS that will be used. </w:t>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C2">
      <w:pPr>
        <w:ind w:left="2160" w:firstLine="0"/>
        <w:rPr/>
      </w:pPr>
      <w:r w:rsidDel="00000000" w:rsidR="00000000" w:rsidRPr="00000000">
        <w:rPr>
          <w:rtl w:val="0"/>
        </w:rPr>
      </w:r>
    </w:p>
    <w:p w:rsidR="00000000" w:rsidDel="00000000" w:rsidP="00000000" w:rsidRDefault="00000000" w:rsidRPr="00000000" w14:paraId="000000C3">
      <w:pPr>
        <w:ind w:left="2160" w:firstLine="0"/>
        <w:rPr/>
      </w:pPr>
      <w:r w:rsidDel="00000000" w:rsidR="00000000" w:rsidRPr="00000000">
        <w:rPr>
          <w:rtl w:val="0"/>
        </w:rPr>
        <w:t xml:space="preserve">Below is the ER-Diagram for the PostgreSQL database.</w:t>
      </w:r>
    </w:p>
    <w:p w:rsidR="00000000" w:rsidDel="00000000" w:rsidP="00000000" w:rsidRDefault="00000000" w:rsidRPr="00000000" w14:paraId="000000C4">
      <w:pPr>
        <w:ind w:left="2160" w:firstLine="0"/>
        <w:rPr/>
      </w:pPr>
      <w:r w:rsidDel="00000000" w:rsidR="00000000" w:rsidRPr="00000000">
        <w:rPr>
          <w:rtl w:val="0"/>
        </w:rPr>
      </w:r>
    </w:p>
    <w:p w:rsidR="00000000" w:rsidDel="00000000" w:rsidP="00000000" w:rsidRDefault="00000000" w:rsidRPr="00000000" w14:paraId="000000C5">
      <w:pPr>
        <w:ind w:left="0" w:firstLine="0"/>
        <w:jc w:val="center"/>
        <w:rPr/>
      </w:pPr>
      <w:r w:rsidDel="00000000" w:rsidR="00000000" w:rsidRPr="00000000">
        <w:rPr/>
        <w:drawing>
          <wp:inline distB="114300" distT="114300" distL="114300" distR="114300">
            <wp:extent cx="5943600" cy="5295900"/>
            <wp:effectExtent b="0" l="0" r="0" t="0"/>
            <wp:docPr id="1"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943600" cy="52959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ind w:left="0" w:firstLine="0"/>
        <w:jc w:val="center"/>
        <w:rPr/>
      </w:pPr>
      <w:r w:rsidDel="00000000" w:rsidR="00000000" w:rsidRPr="00000000">
        <w:rPr>
          <w:rtl w:val="0"/>
        </w:rPr>
        <w:t xml:space="preserve">Figure 7 - Database ER-D.</w:t>
      </w:r>
    </w:p>
    <w:p w:rsidR="00000000" w:rsidDel="00000000" w:rsidP="00000000" w:rsidRDefault="00000000" w:rsidRPr="00000000" w14:paraId="000000C7">
      <w:pPr>
        <w:ind w:left="0" w:firstLine="0"/>
        <w:jc w:val="center"/>
        <w:rPr/>
      </w:pPr>
      <w:r w:rsidDel="00000000" w:rsidR="00000000" w:rsidRPr="00000000">
        <w:rPr>
          <w:rtl w:val="0"/>
        </w:rPr>
      </w:r>
    </w:p>
    <w:p w:rsidR="00000000" w:rsidDel="00000000" w:rsidP="00000000" w:rsidRDefault="00000000" w:rsidRPr="00000000" w14:paraId="000000C8">
      <w:pPr>
        <w:ind w:left="2160" w:firstLine="0"/>
        <w:jc w:val="left"/>
        <w:rPr/>
      </w:pPr>
      <w:commentRangeStart w:id="8"/>
      <w:r w:rsidDel="00000000" w:rsidR="00000000" w:rsidRPr="00000000">
        <w:rPr>
          <w:rtl w:val="0"/>
        </w:rPr>
        <w:t xml:space="preserve">A User may join several Rooms and a Room may have many Users. As such, the relationships between User and Room is Many-to-Many (M:N) and may be described with an associative entity. </w:t>
      </w:r>
    </w:p>
    <w:p w:rsidR="00000000" w:rsidDel="00000000" w:rsidP="00000000" w:rsidRDefault="00000000" w:rsidRPr="00000000" w14:paraId="000000C9">
      <w:pPr>
        <w:ind w:left="2160" w:firstLine="0"/>
        <w:jc w:val="left"/>
        <w:rPr/>
      </w:pPr>
      <w:r w:rsidDel="00000000" w:rsidR="00000000" w:rsidRPr="00000000">
        <w:rPr>
          <w:rtl w:val="0"/>
        </w:rPr>
      </w:r>
    </w:p>
    <w:p w:rsidR="00000000" w:rsidDel="00000000" w:rsidP="00000000" w:rsidRDefault="00000000" w:rsidRPr="00000000" w14:paraId="000000CA">
      <w:pPr>
        <w:ind w:left="2160" w:firstLine="0"/>
        <w:jc w:val="left"/>
        <w:rPr/>
      </w:pPr>
      <w:r w:rsidDel="00000000" w:rsidR="00000000" w:rsidRPr="00000000">
        <w:rPr>
          <w:rtl w:val="0"/>
        </w:rPr>
        <w:t xml:space="preserve">Additionally a user may send many messages but each message can only have on sender, so this relationship is 1:M.</w:t>
        <w:br w:type="textWrapping"/>
      </w:r>
      <w:commentRangeEnd w:id="8"/>
      <w:r w:rsidDel="00000000" w:rsidR="00000000" w:rsidRPr="00000000">
        <w:commentReference w:id="8"/>
      </w:r>
      <w:r w:rsidDel="00000000" w:rsidR="00000000" w:rsidRPr="00000000">
        <w:rPr>
          <w:rtl w:val="0"/>
        </w:rPr>
        <w:br w:type="textWrapping"/>
      </w:r>
      <w:commentRangeStart w:id="9"/>
      <w:r w:rsidDel="00000000" w:rsidR="00000000" w:rsidRPr="00000000">
        <w:rPr>
          <w:rtl w:val="0"/>
        </w:rPr>
        <w:t xml:space="preserve">A direct message is nothing more than a room limited to two users.</w:t>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0CB">
      <w:pPr>
        <w:pStyle w:val="Heading2"/>
        <w:numPr>
          <w:ilvl w:val="1"/>
          <w:numId w:val="9"/>
        </w:numPr>
        <w:ind w:left="1440" w:hanging="360"/>
        <w:rPr/>
      </w:pPr>
      <w:bookmarkStart w:colFirst="0" w:colLast="0" w:name="_4zy2ghyc83n6" w:id="17"/>
      <w:bookmarkEnd w:id="17"/>
      <w:r w:rsidDel="00000000" w:rsidR="00000000" w:rsidRPr="00000000">
        <w:rPr>
          <w:rtl w:val="0"/>
        </w:rPr>
        <w:t xml:space="preserve">Class Diagrams </w:t>
      </w:r>
    </w:p>
    <w:p w:rsidR="00000000" w:rsidDel="00000000" w:rsidP="00000000" w:rsidRDefault="00000000" w:rsidRPr="00000000" w14:paraId="000000CC">
      <w:pPr>
        <w:ind w:left="1440" w:firstLine="0"/>
        <w:rPr/>
      </w:pPr>
      <w:r w:rsidDel="00000000" w:rsidR="00000000" w:rsidRPr="00000000">
        <w:rPr>
          <w:rtl w:val="0"/>
        </w:rPr>
      </w:r>
    </w:p>
    <w:p w:rsidR="00000000" w:rsidDel="00000000" w:rsidP="00000000" w:rsidRDefault="00000000" w:rsidRPr="00000000" w14:paraId="000000CD">
      <w:pPr>
        <w:pStyle w:val="Heading3"/>
        <w:numPr>
          <w:ilvl w:val="2"/>
          <w:numId w:val="9"/>
        </w:numPr>
        <w:ind w:left="2160" w:hanging="360"/>
        <w:rPr/>
      </w:pPr>
      <w:bookmarkStart w:colFirst="0" w:colLast="0" w:name="_cwtvji8ezjbq" w:id="18"/>
      <w:bookmarkEnd w:id="18"/>
      <w:r w:rsidDel="00000000" w:rsidR="00000000" w:rsidRPr="00000000">
        <w:rPr>
          <w:rtl w:val="0"/>
        </w:rPr>
        <w:t xml:space="preserve">Component 1: Messaging</w:t>
      </w:r>
    </w:p>
    <w:p w:rsidR="00000000" w:rsidDel="00000000" w:rsidP="00000000" w:rsidRDefault="00000000" w:rsidRPr="00000000" w14:paraId="000000CE">
      <w:pPr>
        <w:jc w:val="center"/>
        <w:rPr/>
      </w:pPr>
      <w:r w:rsidDel="00000000" w:rsidR="00000000" w:rsidRPr="00000000">
        <w:rPr>
          <w:rtl w:val="0"/>
        </w:rPr>
        <w:tab/>
      </w:r>
      <w:r w:rsidDel="00000000" w:rsidR="00000000" w:rsidRPr="00000000">
        <w:rPr/>
        <w:drawing>
          <wp:inline distB="114300" distT="114300" distL="114300" distR="114300">
            <wp:extent cx="3650701" cy="3252788"/>
            <wp:effectExtent b="0" l="0" r="0" t="0"/>
            <wp:docPr id="2"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3650701" cy="3252788"/>
                    </a:xfrm>
                    <a:prstGeom prst="rect"/>
                    <a:ln/>
                  </pic:spPr>
                </pic:pic>
              </a:graphicData>
            </a:graphic>
          </wp:inline>
        </w:drawing>
      </w:r>
      <w:r w:rsidDel="00000000" w:rsidR="00000000" w:rsidRPr="00000000">
        <w:rPr>
          <w:rtl w:val="0"/>
        </w:rPr>
        <w:tab/>
      </w:r>
    </w:p>
    <w:p w:rsidR="00000000" w:rsidDel="00000000" w:rsidP="00000000" w:rsidRDefault="00000000" w:rsidRPr="00000000" w14:paraId="000000CF">
      <w:pPr>
        <w:jc w:val="center"/>
        <w:rPr/>
      </w:pPr>
      <w:r w:rsidDel="00000000" w:rsidR="00000000" w:rsidRPr="00000000">
        <w:rPr>
          <w:rtl w:val="0"/>
        </w:rPr>
        <w:t xml:space="preserve">Figure 8 - </w:t>
      </w:r>
      <w:commentRangeStart w:id="10"/>
      <w:r w:rsidDel="00000000" w:rsidR="00000000" w:rsidRPr="00000000">
        <w:rPr>
          <w:rtl w:val="0"/>
        </w:rPr>
        <w:t xml:space="preserve">Class diagram for users messaging.</w:t>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0D0">
      <w:pPr>
        <w:pStyle w:val="Heading3"/>
        <w:numPr>
          <w:ilvl w:val="2"/>
          <w:numId w:val="9"/>
        </w:numPr>
        <w:ind w:left="2160" w:hanging="360"/>
        <w:rPr/>
      </w:pPr>
      <w:bookmarkStart w:colFirst="0" w:colLast="0" w:name="_cwtvji8ezjbq" w:id="18"/>
      <w:bookmarkEnd w:id="18"/>
      <w:r w:rsidDel="00000000" w:rsidR="00000000" w:rsidRPr="00000000">
        <w:rPr>
          <w:rtl w:val="0"/>
        </w:rPr>
        <w:t xml:space="preserve">Component 2: boundary and control</w:t>
      </w:r>
    </w:p>
    <w:p w:rsidR="00000000" w:rsidDel="00000000" w:rsidP="00000000" w:rsidRDefault="00000000" w:rsidRPr="00000000" w14:paraId="000000D1">
      <w:pPr>
        <w:ind w:left="2160" w:firstLine="0"/>
        <w:rPr/>
      </w:pPr>
      <w:r w:rsidDel="00000000" w:rsidR="00000000" w:rsidRPr="00000000">
        <w:rPr>
          <w:rtl w:val="0"/>
        </w:rPr>
      </w:r>
    </w:p>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D3">
      <w:pPr>
        <w:pStyle w:val="Heading1"/>
        <w:keepNext w:val="0"/>
        <w:keepLines w:val="0"/>
        <w:widowControl w:val="0"/>
        <w:numPr>
          <w:ilvl w:val="0"/>
          <w:numId w:val="9"/>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1fob9te" w:id="19"/>
      <w:bookmarkEnd w:id="19"/>
      <w:r w:rsidDel="00000000" w:rsidR="00000000" w:rsidRPr="00000000">
        <w:rPr>
          <w:rtl w:val="0"/>
        </w:rPr>
        <w:t xml:space="preserve">Design Patterns  </w:t>
      </w:r>
      <w:r w:rsidDel="00000000" w:rsidR="00000000" w:rsidRPr="00000000">
        <w:rPr>
          <w:rtl w:val="0"/>
        </w:rPr>
      </w:r>
    </w:p>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ind w:left="720" w:firstLine="0"/>
        <w:rPr>
          <w:highlight w:val="white"/>
        </w:rPr>
      </w:pPr>
      <w:r w:rsidDel="00000000" w:rsidR="00000000" w:rsidRPr="00000000">
        <w:rPr>
          <w:highlight w:val="white"/>
          <w:rtl w:val="0"/>
        </w:rPr>
        <w:t xml:space="preserve">The main design pattern that will use is dictated by the Django framework. We will use a </w:t>
      </w:r>
      <w:commentRangeStart w:id="11"/>
      <w:r w:rsidDel="00000000" w:rsidR="00000000" w:rsidRPr="00000000">
        <w:rPr>
          <w:highlight w:val="white"/>
          <w:rtl w:val="0"/>
        </w:rPr>
        <w:t xml:space="preserve">Model View Template (MTV) design</w:t>
      </w:r>
      <w:commentRangeEnd w:id="11"/>
      <w:r w:rsidDel="00000000" w:rsidR="00000000" w:rsidRPr="00000000">
        <w:commentReference w:id="11"/>
      </w:r>
      <w:r w:rsidDel="00000000" w:rsidR="00000000" w:rsidRPr="00000000">
        <w:rPr>
          <w:highlight w:val="white"/>
          <w:rtl w:val="0"/>
        </w:rPr>
        <w:t xml:space="preserve">. </w:t>
      </w:r>
      <w:commentRangeStart w:id="12"/>
      <w:r w:rsidDel="00000000" w:rsidR="00000000" w:rsidRPr="00000000">
        <w:rPr>
          <w:highlight w:val="white"/>
          <w:rtl w:val="0"/>
        </w:rPr>
        <w:t xml:space="preserve">Views are defined as what is presented to the user as described by the templates.</w:t>
      </w:r>
      <w:commentRangeEnd w:id="12"/>
      <w:r w:rsidDel="00000000" w:rsidR="00000000" w:rsidRPr="00000000">
        <w:commentReference w:id="12"/>
      </w:r>
      <w:r w:rsidDel="00000000" w:rsidR="00000000" w:rsidRPr="00000000">
        <w:rPr>
          <w:highlight w:val="white"/>
          <w:rtl w:val="0"/>
        </w:rPr>
        <w:t xml:space="preserve"> Our Model will control the retrieval of data via API. </w:t>
      </w:r>
      <w:commentRangeStart w:id="13"/>
      <w:r w:rsidDel="00000000" w:rsidR="00000000" w:rsidRPr="00000000">
        <w:rPr>
          <w:highlight w:val="white"/>
          <w:rtl w:val="0"/>
        </w:rPr>
        <w:t xml:space="preserve">The model will use to fetch the appropriate data needed to be fed into the template </w:t>
      </w:r>
      <w:commentRangeEnd w:id="13"/>
      <w:r w:rsidDel="00000000" w:rsidR="00000000" w:rsidRPr="00000000">
        <w:commentReference w:id="13"/>
      </w:r>
      <w:r w:rsidDel="00000000" w:rsidR="00000000" w:rsidRPr="00000000">
        <w:rPr>
          <w:highlight w:val="white"/>
          <w:rtl w:val="0"/>
        </w:rPr>
        <w:t xml:space="preserve">or send data to our server as presented by the view.</w:t>
      </w:r>
    </w:p>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ind w:left="0" w:firstLine="0"/>
        <w:rPr>
          <w:highlight w:val="white"/>
        </w:rPr>
      </w:pPr>
      <w:r w:rsidDel="00000000" w:rsidR="00000000" w:rsidRPr="00000000">
        <w:rPr>
          <w:rtl w:val="0"/>
        </w:rPr>
      </w:r>
    </w:p>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ind w:left="720" w:firstLine="0"/>
        <w:rPr>
          <w:highlight w:val="white"/>
        </w:rPr>
      </w:pPr>
      <w:r w:rsidDel="00000000" w:rsidR="00000000" w:rsidRPr="00000000">
        <w:rPr>
          <w:highlight w:val="white"/>
          <w:rtl w:val="0"/>
        </w:rPr>
        <w:t xml:space="preserve">We have also made use of key features of the factory method pattern. This allows for one point on creation of entities. Currently, this is how we implemented the Chat Rooms</w:t>
      </w:r>
      <w:r w:rsidDel="00000000" w:rsidR="00000000" w:rsidRPr="00000000">
        <w:rPr>
          <w:b w:val="1"/>
          <w:highlight w:val="white"/>
          <w:rtl w:val="0"/>
        </w:rPr>
        <w:t xml:space="preserve">. </w:t>
      </w:r>
      <w:r w:rsidDel="00000000" w:rsidR="00000000" w:rsidRPr="00000000">
        <w:rPr>
          <w:highlight w:val="white"/>
          <w:rtl w:val="0"/>
        </w:rPr>
        <w:t xml:space="preserve">Each Chat Room inherits the </w:t>
      </w:r>
      <w:r w:rsidDel="00000000" w:rsidR="00000000" w:rsidRPr="00000000">
        <w:rPr>
          <w:i w:val="1"/>
          <w:highlight w:val="white"/>
          <w:rtl w:val="0"/>
        </w:rPr>
        <w:t xml:space="preserve">room.py</w:t>
      </w:r>
      <w:r w:rsidDel="00000000" w:rsidR="00000000" w:rsidRPr="00000000">
        <w:rPr>
          <w:highlight w:val="white"/>
          <w:rtl w:val="0"/>
        </w:rPr>
        <w:t xml:space="preserve"> template and is through routing we are able to send the user to the appropriate room.</w:t>
      </w:r>
    </w:p>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ind w:left="0" w:firstLine="0"/>
        <w:rPr>
          <w:highlight w:val="white"/>
        </w:rPr>
      </w:pPr>
      <w:r w:rsidDel="00000000" w:rsidR="00000000" w:rsidRPr="00000000">
        <w:rPr>
          <w:rtl w:val="0"/>
        </w:rPr>
      </w:r>
    </w:p>
    <w:p w:rsidR="00000000" w:rsidDel="00000000" w:rsidP="00000000" w:rsidRDefault="00000000" w:rsidRPr="00000000" w14:paraId="000000D9">
      <w:pPr>
        <w:pStyle w:val="Heading1"/>
        <w:keepNext w:val="0"/>
        <w:keepLines w:val="0"/>
        <w:widowControl w:val="0"/>
        <w:numPr>
          <w:ilvl w:val="0"/>
          <w:numId w:val="9"/>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3znysh7" w:id="20"/>
      <w:bookmarkEnd w:id="20"/>
      <w:r w:rsidDel="00000000" w:rsidR="00000000" w:rsidRPr="00000000">
        <w:rPr>
          <w:rtl w:val="0"/>
        </w:rPr>
        <w:t xml:space="preserve">Key Algorithms </w:t>
      </w:r>
    </w:p>
    <w:p w:rsidR="00000000" w:rsidDel="00000000" w:rsidP="00000000" w:rsidRDefault="00000000" w:rsidRPr="00000000" w14:paraId="000000DA">
      <w:pPr>
        <w:pStyle w:val="Heading2"/>
        <w:numPr>
          <w:ilvl w:val="1"/>
          <w:numId w:val="9"/>
        </w:numPr>
        <w:ind w:left="1440" w:hanging="360"/>
      </w:pPr>
      <w:bookmarkStart w:colFirst="0" w:colLast="0" w:name="_lak6uuhk7so4" w:id="21"/>
      <w:bookmarkEnd w:id="21"/>
      <w:r w:rsidDel="00000000" w:rsidR="00000000" w:rsidRPr="00000000">
        <w:rPr>
          <w:rtl w:val="0"/>
        </w:rPr>
        <w:t xml:space="preserve">Chat Consumer </w:t>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ind w:left="720" w:firstLine="0"/>
        <w:rPr/>
      </w:pPr>
      <w:commentRangeStart w:id="14"/>
      <w:r w:rsidDel="00000000" w:rsidR="00000000" w:rsidRPr="00000000">
        <w:rPr>
          <w:rtl w:val="0"/>
        </w:rPr>
        <w:t xml:space="preserve">A key algorithm in our application revolves around allowing users to communicate with one another in designated rooms.</w:t>
      </w: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0DD">
      <w:pPr>
        <w:widowControl w:val="0"/>
        <w:rPr/>
      </w:pPr>
      <w:r w:rsidDel="00000000" w:rsidR="00000000" w:rsidRPr="00000000">
        <w:rPr>
          <w:rtl w:val="0"/>
        </w:rPr>
      </w:r>
    </w:p>
    <w:p w:rsidR="00000000" w:rsidDel="00000000" w:rsidP="00000000" w:rsidRDefault="00000000" w:rsidRPr="00000000" w14:paraId="000000DE">
      <w:pPr>
        <w:widowControl w:val="0"/>
        <w:ind w:left="720" w:firstLine="0"/>
        <w:rPr/>
      </w:pPr>
      <w:r w:rsidDel="00000000" w:rsidR="00000000" w:rsidRPr="00000000">
        <w:rPr>
          <w:rtl w:val="0"/>
        </w:rPr>
        <w:t xml:space="preserve">Currently, the main flow of a user includes registering/logging in, creating/joining a room, and then chatting. The following code denotes how we implement the algorithm in our ChatConsumer class, which is a child class of </w:t>
      </w:r>
      <w:r w:rsidDel="00000000" w:rsidR="00000000" w:rsidRPr="00000000">
        <w:rPr>
          <w:highlight w:val="white"/>
          <w:rtl w:val="0"/>
        </w:rPr>
        <w:t xml:space="preserve">AsyncWebsocketConsumer</w:t>
      </w:r>
      <w:r w:rsidDel="00000000" w:rsidR="00000000" w:rsidRPr="00000000">
        <w:rPr>
          <w:rtl w:val="0"/>
        </w:rPr>
        <w:t xml:space="preserve">. The consumer class handles the WebSocket connection and allows for real-time transactions to occur between users of the same “group”.</w:t>
      </w:r>
    </w:p>
    <w:p w:rsidR="00000000" w:rsidDel="00000000" w:rsidP="00000000" w:rsidRDefault="00000000" w:rsidRPr="00000000" w14:paraId="000000DF">
      <w:pPr>
        <w:widowControl w:val="0"/>
        <w:rPr/>
      </w:pPr>
      <w:r w:rsidDel="00000000" w:rsidR="00000000" w:rsidRPr="00000000">
        <w:rPr>
          <w:rtl w:val="0"/>
        </w:rPr>
      </w:r>
    </w:p>
    <w:p w:rsidR="00000000" w:rsidDel="00000000" w:rsidP="00000000" w:rsidRDefault="00000000" w:rsidRPr="00000000" w14:paraId="000000E0">
      <w:pPr>
        <w:widowControl w:val="0"/>
        <w:rPr/>
      </w:pPr>
      <w:r w:rsidDel="00000000" w:rsidR="00000000" w:rsidRPr="00000000">
        <w:rPr>
          <w:rtl w:val="0"/>
        </w:rPr>
        <w:tab/>
      </w:r>
      <w:r w:rsidDel="00000000" w:rsidR="00000000" w:rsidRPr="00000000">
        <w:rPr>
          <w:highlight w:val="white"/>
          <w:rtl w:val="0"/>
        </w:rPr>
        <w:t xml:space="preserve"># create ChatConsumer from AsyncWebsocketConsumer</w:t>
      </w:r>
      <w:r w:rsidDel="00000000" w:rsidR="00000000" w:rsidRPr="00000000">
        <w:rPr>
          <w:rtl w:val="0"/>
        </w:rPr>
      </w:r>
    </w:p>
    <w:p w:rsidR="00000000" w:rsidDel="00000000" w:rsidP="00000000" w:rsidRDefault="00000000" w:rsidRPr="00000000" w14:paraId="000000E1">
      <w:pPr>
        <w:widowControl w:val="0"/>
        <w:ind w:left="0" w:firstLine="720"/>
        <w:rPr>
          <w:highlight w:val="white"/>
        </w:rPr>
      </w:pPr>
      <w:r w:rsidDel="00000000" w:rsidR="00000000" w:rsidRPr="00000000">
        <w:rPr>
          <w:highlight w:val="white"/>
          <w:rtl w:val="0"/>
        </w:rPr>
        <w:t xml:space="preserve">class ChatConsumer(AsyncWebsocketConsumer): </w:t>
      </w:r>
    </w:p>
    <w:p w:rsidR="00000000" w:rsidDel="00000000" w:rsidP="00000000" w:rsidRDefault="00000000" w:rsidRPr="00000000" w14:paraId="000000E2">
      <w:pPr>
        <w:widowControl w:val="0"/>
        <w:ind w:left="810" w:firstLine="0"/>
        <w:rPr>
          <w:highlight w:val="white"/>
        </w:rPr>
      </w:pPr>
      <w:r w:rsidDel="00000000" w:rsidR="00000000" w:rsidRPr="00000000">
        <w:rPr>
          <w:highlight w:val="white"/>
          <w:rtl w:val="0"/>
        </w:rPr>
        <w:t xml:space="preserve">    async def connect(self): # handle webSocket.connect</w:t>
      </w:r>
    </w:p>
    <w:p w:rsidR="00000000" w:rsidDel="00000000" w:rsidP="00000000" w:rsidRDefault="00000000" w:rsidRPr="00000000" w14:paraId="000000E3">
      <w:pPr>
        <w:widowControl w:val="0"/>
        <w:ind w:left="810" w:firstLine="0"/>
        <w:rPr>
          <w:highlight w:val="white"/>
        </w:rPr>
      </w:pPr>
      <w:r w:rsidDel="00000000" w:rsidR="00000000" w:rsidRPr="00000000">
        <w:rPr>
          <w:highlight w:val="white"/>
          <w:rtl w:val="0"/>
        </w:rPr>
        <w:t xml:space="preserve">        self.room_name = self.scope['url_route']['kwargs']['room_name']</w:t>
      </w:r>
    </w:p>
    <w:p w:rsidR="00000000" w:rsidDel="00000000" w:rsidP="00000000" w:rsidRDefault="00000000" w:rsidRPr="00000000" w14:paraId="000000E4">
      <w:pPr>
        <w:widowControl w:val="0"/>
        <w:ind w:left="810" w:firstLine="0"/>
        <w:rPr>
          <w:highlight w:val="white"/>
        </w:rPr>
      </w:pPr>
      <w:r w:rsidDel="00000000" w:rsidR="00000000" w:rsidRPr="00000000">
        <w:rPr>
          <w:highlight w:val="white"/>
          <w:rtl w:val="0"/>
        </w:rPr>
        <w:t xml:space="preserve">        self.room_group_name = 'chat_%s' % self.room_name</w:t>
      </w:r>
    </w:p>
    <w:p w:rsidR="00000000" w:rsidDel="00000000" w:rsidP="00000000" w:rsidRDefault="00000000" w:rsidRPr="00000000" w14:paraId="000000E5">
      <w:pPr>
        <w:widowControl w:val="0"/>
        <w:ind w:left="810" w:firstLine="0"/>
        <w:rPr>
          <w:highlight w:val="white"/>
        </w:rPr>
      </w:pPr>
      <w:r w:rsidDel="00000000" w:rsidR="00000000" w:rsidRPr="00000000">
        <w:rPr>
          <w:highlight w:val="white"/>
          <w:rtl w:val="0"/>
        </w:rPr>
        <w:t xml:space="preserve">        self.user = self.scope["user"] # get username</w:t>
      </w:r>
    </w:p>
    <w:p w:rsidR="00000000" w:rsidDel="00000000" w:rsidP="00000000" w:rsidRDefault="00000000" w:rsidRPr="00000000" w14:paraId="000000E6">
      <w:pPr>
        <w:widowControl w:val="0"/>
        <w:ind w:left="810" w:firstLine="0"/>
        <w:rPr>
          <w:highlight w:val="white"/>
        </w:rPr>
      </w:pPr>
      <w:r w:rsidDel="00000000" w:rsidR="00000000" w:rsidRPr="00000000">
        <w:rPr>
          <w:rtl w:val="0"/>
        </w:rPr>
      </w:r>
    </w:p>
    <w:p w:rsidR="00000000" w:rsidDel="00000000" w:rsidP="00000000" w:rsidRDefault="00000000" w:rsidRPr="00000000" w14:paraId="000000E7">
      <w:pPr>
        <w:widowControl w:val="0"/>
        <w:ind w:left="810" w:firstLine="0"/>
        <w:rPr>
          <w:highlight w:val="white"/>
        </w:rPr>
      </w:pPr>
      <w:r w:rsidDel="00000000" w:rsidR="00000000" w:rsidRPr="00000000">
        <w:rPr>
          <w:highlight w:val="white"/>
          <w:rtl w:val="0"/>
        </w:rPr>
        <w:t xml:space="preserve">        # join room group</w:t>
      </w:r>
    </w:p>
    <w:p w:rsidR="00000000" w:rsidDel="00000000" w:rsidP="00000000" w:rsidRDefault="00000000" w:rsidRPr="00000000" w14:paraId="000000E8">
      <w:pPr>
        <w:widowControl w:val="0"/>
        <w:ind w:left="810" w:firstLine="0"/>
        <w:rPr>
          <w:highlight w:val="white"/>
        </w:rPr>
      </w:pPr>
      <w:r w:rsidDel="00000000" w:rsidR="00000000" w:rsidRPr="00000000">
        <w:rPr>
          <w:highlight w:val="white"/>
          <w:rtl w:val="0"/>
        </w:rPr>
        <w:t xml:space="preserve">        if rooms.objects.filter(name = self.room_name).exists() is False:</w:t>
      </w:r>
    </w:p>
    <w:p w:rsidR="00000000" w:rsidDel="00000000" w:rsidP="00000000" w:rsidRDefault="00000000" w:rsidRPr="00000000" w14:paraId="000000E9">
      <w:pPr>
        <w:widowControl w:val="0"/>
        <w:ind w:left="810" w:firstLine="0"/>
        <w:rPr>
          <w:highlight w:val="white"/>
        </w:rPr>
      </w:pPr>
      <w:r w:rsidDel="00000000" w:rsidR="00000000" w:rsidRPr="00000000">
        <w:rPr>
          <w:highlight w:val="white"/>
          <w:rtl w:val="0"/>
        </w:rPr>
        <w:t xml:space="preserve">           room_creation = rooms(name=self.room_name, description = 'Test Desc',</w:t>
      </w:r>
    </w:p>
    <w:p w:rsidR="00000000" w:rsidDel="00000000" w:rsidP="00000000" w:rsidRDefault="00000000" w:rsidRPr="00000000" w14:paraId="000000EA">
      <w:pPr>
        <w:widowControl w:val="0"/>
        <w:ind w:left="810" w:firstLine="0"/>
        <w:rPr>
          <w:highlight w:val="white"/>
        </w:rPr>
      </w:pPr>
      <w:r w:rsidDel="00000000" w:rsidR="00000000" w:rsidRPr="00000000">
        <w:rPr>
          <w:highlight w:val="white"/>
          <w:rtl w:val="0"/>
        </w:rPr>
        <w:t xml:space="preserve">                                 creation_date = datetime.utcnow())</w:t>
      </w:r>
    </w:p>
    <w:p w:rsidR="00000000" w:rsidDel="00000000" w:rsidP="00000000" w:rsidRDefault="00000000" w:rsidRPr="00000000" w14:paraId="000000EB">
      <w:pPr>
        <w:widowControl w:val="0"/>
        <w:ind w:left="810" w:firstLine="0"/>
        <w:rPr>
          <w:highlight w:val="white"/>
        </w:rPr>
      </w:pPr>
      <w:r w:rsidDel="00000000" w:rsidR="00000000" w:rsidRPr="00000000">
        <w:rPr>
          <w:highlight w:val="white"/>
          <w:rtl w:val="0"/>
        </w:rPr>
        <w:t xml:space="preserve">           room_creation.save()</w:t>
      </w:r>
    </w:p>
    <w:p w:rsidR="00000000" w:rsidDel="00000000" w:rsidP="00000000" w:rsidRDefault="00000000" w:rsidRPr="00000000" w14:paraId="000000EC">
      <w:pPr>
        <w:widowControl w:val="0"/>
        <w:ind w:left="810" w:firstLine="0"/>
        <w:rPr>
          <w:highlight w:val="white"/>
        </w:rPr>
      </w:pPr>
      <w:r w:rsidDel="00000000" w:rsidR="00000000" w:rsidRPr="00000000">
        <w:rPr>
          <w:highlight w:val="white"/>
          <w:rtl w:val="0"/>
        </w:rPr>
        <w:t xml:space="preserve">            </w:t>
      </w:r>
    </w:p>
    <w:p w:rsidR="00000000" w:rsidDel="00000000" w:rsidP="00000000" w:rsidRDefault="00000000" w:rsidRPr="00000000" w14:paraId="000000ED">
      <w:pPr>
        <w:widowControl w:val="0"/>
        <w:ind w:left="810" w:firstLine="0"/>
        <w:rPr>
          <w:highlight w:val="white"/>
        </w:rPr>
      </w:pPr>
      <w:r w:rsidDel="00000000" w:rsidR="00000000" w:rsidRPr="00000000">
        <w:rPr>
          <w:highlight w:val="white"/>
          <w:rtl w:val="0"/>
        </w:rPr>
        <w:t xml:space="preserve">        await self.channel_layer.group_add(</w:t>
      </w:r>
    </w:p>
    <w:p w:rsidR="00000000" w:rsidDel="00000000" w:rsidP="00000000" w:rsidRDefault="00000000" w:rsidRPr="00000000" w14:paraId="000000EE">
      <w:pPr>
        <w:widowControl w:val="0"/>
        <w:ind w:left="810" w:firstLine="0"/>
        <w:rPr>
          <w:highlight w:val="white"/>
        </w:rPr>
      </w:pPr>
      <w:r w:rsidDel="00000000" w:rsidR="00000000" w:rsidRPr="00000000">
        <w:rPr>
          <w:highlight w:val="white"/>
          <w:rtl w:val="0"/>
        </w:rPr>
        <w:t xml:space="preserve">            self.room_group_name,</w:t>
      </w:r>
    </w:p>
    <w:p w:rsidR="00000000" w:rsidDel="00000000" w:rsidP="00000000" w:rsidRDefault="00000000" w:rsidRPr="00000000" w14:paraId="000000EF">
      <w:pPr>
        <w:widowControl w:val="0"/>
        <w:ind w:left="810" w:firstLine="0"/>
        <w:rPr>
          <w:highlight w:val="white"/>
        </w:rPr>
      </w:pPr>
      <w:r w:rsidDel="00000000" w:rsidR="00000000" w:rsidRPr="00000000">
        <w:rPr>
          <w:highlight w:val="white"/>
          <w:rtl w:val="0"/>
        </w:rPr>
        <w:t xml:space="preserve">            self.channel_name</w:t>
      </w:r>
    </w:p>
    <w:p w:rsidR="00000000" w:rsidDel="00000000" w:rsidP="00000000" w:rsidRDefault="00000000" w:rsidRPr="00000000" w14:paraId="000000F0">
      <w:pPr>
        <w:widowControl w:val="0"/>
        <w:ind w:left="810" w:firstLine="0"/>
        <w:rPr>
          <w:highlight w:val="white"/>
        </w:rPr>
      </w:pPr>
      <w:r w:rsidDel="00000000" w:rsidR="00000000" w:rsidRPr="00000000">
        <w:rPr>
          <w:highlight w:val="white"/>
          <w:rtl w:val="0"/>
        </w:rPr>
        <w:t xml:space="preserve">        )</w:t>
      </w:r>
    </w:p>
    <w:p w:rsidR="00000000" w:rsidDel="00000000" w:rsidP="00000000" w:rsidRDefault="00000000" w:rsidRPr="00000000" w14:paraId="000000F1">
      <w:pPr>
        <w:widowControl w:val="0"/>
        <w:ind w:left="810" w:firstLine="0"/>
        <w:rPr>
          <w:highlight w:val="white"/>
        </w:rPr>
      </w:pPr>
      <w:r w:rsidDel="00000000" w:rsidR="00000000" w:rsidRPr="00000000">
        <w:rPr>
          <w:rtl w:val="0"/>
        </w:rPr>
      </w:r>
    </w:p>
    <w:p w:rsidR="00000000" w:rsidDel="00000000" w:rsidP="00000000" w:rsidRDefault="00000000" w:rsidRPr="00000000" w14:paraId="000000F2">
      <w:pPr>
        <w:widowControl w:val="0"/>
        <w:ind w:left="810" w:firstLine="0"/>
        <w:rPr>
          <w:highlight w:val="white"/>
        </w:rPr>
      </w:pPr>
      <w:r w:rsidDel="00000000" w:rsidR="00000000" w:rsidRPr="00000000">
        <w:rPr>
          <w:highlight w:val="white"/>
          <w:rtl w:val="0"/>
        </w:rPr>
        <w:t xml:space="preserve">        self.rooms = set</w:t>
      </w:r>
    </w:p>
    <w:p w:rsidR="00000000" w:rsidDel="00000000" w:rsidP="00000000" w:rsidRDefault="00000000" w:rsidRPr="00000000" w14:paraId="000000F3">
      <w:pPr>
        <w:widowControl w:val="0"/>
        <w:ind w:left="810" w:firstLine="0"/>
        <w:rPr>
          <w:highlight w:val="white"/>
        </w:rPr>
      </w:pPr>
      <w:r w:rsidDel="00000000" w:rsidR="00000000" w:rsidRPr="00000000">
        <w:rPr>
          <w:rtl w:val="0"/>
        </w:rPr>
      </w:r>
    </w:p>
    <w:p w:rsidR="00000000" w:rsidDel="00000000" w:rsidP="00000000" w:rsidRDefault="00000000" w:rsidRPr="00000000" w14:paraId="000000F4">
      <w:pPr>
        <w:widowControl w:val="0"/>
        <w:ind w:left="810" w:firstLine="0"/>
        <w:rPr>
          <w:highlight w:val="white"/>
        </w:rPr>
      </w:pPr>
      <w:r w:rsidDel="00000000" w:rsidR="00000000" w:rsidRPr="00000000">
        <w:rPr>
          <w:highlight w:val="white"/>
          <w:rtl w:val="0"/>
        </w:rPr>
        <w:t xml:space="preserve">        await self.accept() # accept WebSocket connection</w:t>
      </w:r>
    </w:p>
    <w:p w:rsidR="00000000" w:rsidDel="00000000" w:rsidP="00000000" w:rsidRDefault="00000000" w:rsidRPr="00000000" w14:paraId="000000F5">
      <w:pPr>
        <w:widowControl w:val="0"/>
        <w:ind w:left="810" w:firstLine="0"/>
        <w:rPr>
          <w:highlight w:val="white"/>
        </w:rPr>
      </w:pPr>
      <w:r w:rsidDel="00000000" w:rsidR="00000000" w:rsidRPr="00000000">
        <w:rPr>
          <w:rtl w:val="0"/>
        </w:rPr>
      </w:r>
    </w:p>
    <w:p w:rsidR="00000000" w:rsidDel="00000000" w:rsidP="00000000" w:rsidRDefault="00000000" w:rsidRPr="00000000" w14:paraId="000000F6">
      <w:pPr>
        <w:widowControl w:val="0"/>
        <w:ind w:left="810" w:firstLine="0"/>
        <w:rPr>
          <w:highlight w:val="white"/>
        </w:rPr>
      </w:pPr>
      <w:r w:rsidDel="00000000" w:rsidR="00000000" w:rsidRPr="00000000">
        <w:rPr>
          <w:highlight w:val="white"/>
          <w:rtl w:val="0"/>
        </w:rPr>
        <w:t xml:space="preserve">    async def disconnect(self, close_code): # handle webSocket.disconnect</w:t>
      </w:r>
    </w:p>
    <w:p w:rsidR="00000000" w:rsidDel="00000000" w:rsidP="00000000" w:rsidRDefault="00000000" w:rsidRPr="00000000" w14:paraId="000000F7">
      <w:pPr>
        <w:widowControl w:val="0"/>
        <w:ind w:left="810" w:firstLine="0"/>
        <w:rPr>
          <w:highlight w:val="white"/>
        </w:rPr>
      </w:pPr>
      <w:r w:rsidDel="00000000" w:rsidR="00000000" w:rsidRPr="00000000">
        <w:rPr>
          <w:highlight w:val="white"/>
          <w:rtl w:val="0"/>
        </w:rPr>
        <w:t xml:space="preserve">        # leave room group</w:t>
      </w:r>
    </w:p>
    <w:p w:rsidR="00000000" w:rsidDel="00000000" w:rsidP="00000000" w:rsidRDefault="00000000" w:rsidRPr="00000000" w14:paraId="000000F8">
      <w:pPr>
        <w:widowControl w:val="0"/>
        <w:ind w:left="810" w:firstLine="0"/>
        <w:rPr>
          <w:highlight w:val="white"/>
        </w:rPr>
      </w:pPr>
      <w:r w:rsidDel="00000000" w:rsidR="00000000" w:rsidRPr="00000000">
        <w:rPr>
          <w:highlight w:val="white"/>
          <w:rtl w:val="0"/>
        </w:rPr>
        <w:t xml:space="preserve">        await self.channel_layer.group_discard(</w:t>
      </w:r>
    </w:p>
    <w:p w:rsidR="00000000" w:rsidDel="00000000" w:rsidP="00000000" w:rsidRDefault="00000000" w:rsidRPr="00000000" w14:paraId="000000F9">
      <w:pPr>
        <w:widowControl w:val="0"/>
        <w:ind w:left="810" w:firstLine="0"/>
        <w:rPr>
          <w:highlight w:val="white"/>
        </w:rPr>
      </w:pPr>
      <w:r w:rsidDel="00000000" w:rsidR="00000000" w:rsidRPr="00000000">
        <w:rPr>
          <w:highlight w:val="white"/>
          <w:rtl w:val="0"/>
        </w:rPr>
        <w:t xml:space="preserve">            self.room_group_name,</w:t>
      </w:r>
    </w:p>
    <w:p w:rsidR="00000000" w:rsidDel="00000000" w:rsidP="00000000" w:rsidRDefault="00000000" w:rsidRPr="00000000" w14:paraId="000000FA">
      <w:pPr>
        <w:widowControl w:val="0"/>
        <w:ind w:left="810" w:firstLine="0"/>
        <w:rPr>
          <w:highlight w:val="white"/>
        </w:rPr>
      </w:pPr>
      <w:r w:rsidDel="00000000" w:rsidR="00000000" w:rsidRPr="00000000">
        <w:rPr>
          <w:highlight w:val="white"/>
          <w:rtl w:val="0"/>
        </w:rPr>
        <w:t xml:space="preserve">            self.channel_name</w:t>
      </w:r>
    </w:p>
    <w:p w:rsidR="00000000" w:rsidDel="00000000" w:rsidP="00000000" w:rsidRDefault="00000000" w:rsidRPr="00000000" w14:paraId="000000FB">
      <w:pPr>
        <w:widowControl w:val="0"/>
        <w:ind w:left="810" w:firstLine="0"/>
        <w:rPr>
          <w:highlight w:val="white"/>
        </w:rPr>
      </w:pPr>
      <w:r w:rsidDel="00000000" w:rsidR="00000000" w:rsidRPr="00000000">
        <w:rPr>
          <w:highlight w:val="white"/>
          <w:rtl w:val="0"/>
        </w:rPr>
        <w:t xml:space="preserve">        )</w:t>
      </w:r>
    </w:p>
    <w:p w:rsidR="00000000" w:rsidDel="00000000" w:rsidP="00000000" w:rsidRDefault="00000000" w:rsidRPr="00000000" w14:paraId="000000FC">
      <w:pPr>
        <w:widowControl w:val="0"/>
        <w:ind w:left="810" w:firstLine="0"/>
        <w:rPr>
          <w:highlight w:val="white"/>
        </w:rPr>
      </w:pPr>
      <w:r w:rsidDel="00000000" w:rsidR="00000000" w:rsidRPr="00000000">
        <w:rPr>
          <w:rtl w:val="0"/>
        </w:rPr>
      </w:r>
    </w:p>
    <w:p w:rsidR="00000000" w:rsidDel="00000000" w:rsidP="00000000" w:rsidRDefault="00000000" w:rsidRPr="00000000" w14:paraId="000000FD">
      <w:pPr>
        <w:widowControl w:val="0"/>
        <w:ind w:left="810" w:firstLine="0"/>
        <w:rPr>
          <w:highlight w:val="white"/>
        </w:rPr>
      </w:pPr>
      <w:r w:rsidDel="00000000" w:rsidR="00000000" w:rsidRPr="00000000">
        <w:rPr>
          <w:highlight w:val="white"/>
          <w:rtl w:val="0"/>
        </w:rPr>
        <w:t xml:space="preserve">    # receive message from WebSocket</w:t>
      </w:r>
    </w:p>
    <w:p w:rsidR="00000000" w:rsidDel="00000000" w:rsidP="00000000" w:rsidRDefault="00000000" w:rsidRPr="00000000" w14:paraId="000000FE">
      <w:pPr>
        <w:widowControl w:val="0"/>
        <w:ind w:left="810" w:firstLine="0"/>
        <w:rPr>
          <w:highlight w:val="white"/>
        </w:rPr>
      </w:pPr>
      <w:r w:rsidDel="00000000" w:rsidR="00000000" w:rsidRPr="00000000">
        <w:rPr>
          <w:highlight w:val="white"/>
          <w:rtl w:val="0"/>
        </w:rPr>
        <w:t xml:space="preserve">    async def receive(self, text_data): # handle webSocket.receive </w:t>
      </w:r>
    </w:p>
    <w:p w:rsidR="00000000" w:rsidDel="00000000" w:rsidP="00000000" w:rsidRDefault="00000000" w:rsidRPr="00000000" w14:paraId="000000FF">
      <w:pPr>
        <w:widowControl w:val="0"/>
        <w:ind w:left="810" w:firstLine="0"/>
        <w:rPr>
          <w:highlight w:val="white"/>
        </w:rPr>
      </w:pPr>
      <w:r w:rsidDel="00000000" w:rsidR="00000000" w:rsidRPr="00000000">
        <w:rPr>
          <w:rtl w:val="0"/>
        </w:rPr>
      </w:r>
    </w:p>
    <w:p w:rsidR="00000000" w:rsidDel="00000000" w:rsidP="00000000" w:rsidRDefault="00000000" w:rsidRPr="00000000" w14:paraId="00000100">
      <w:pPr>
        <w:widowControl w:val="0"/>
        <w:ind w:left="810" w:firstLine="0"/>
        <w:rPr>
          <w:highlight w:val="white"/>
        </w:rPr>
      </w:pPr>
      <w:r w:rsidDel="00000000" w:rsidR="00000000" w:rsidRPr="00000000">
        <w:rPr>
          <w:highlight w:val="white"/>
          <w:rtl w:val="0"/>
        </w:rPr>
        <w:t xml:space="preserve">        text_data_json = json.loads(text_data) # load in text_data</w:t>
      </w:r>
    </w:p>
    <w:p w:rsidR="00000000" w:rsidDel="00000000" w:rsidP="00000000" w:rsidRDefault="00000000" w:rsidRPr="00000000" w14:paraId="00000101">
      <w:pPr>
        <w:widowControl w:val="0"/>
        <w:ind w:left="810" w:firstLine="0"/>
        <w:rPr>
          <w:highlight w:val="white"/>
        </w:rPr>
      </w:pPr>
      <w:r w:rsidDel="00000000" w:rsidR="00000000" w:rsidRPr="00000000">
        <w:rPr>
          <w:highlight w:val="white"/>
          <w:rtl w:val="0"/>
        </w:rPr>
        <w:t xml:space="preserve">        message = text_data_json['message'] # grab message from text_data</w:t>
      </w:r>
    </w:p>
    <w:p w:rsidR="00000000" w:rsidDel="00000000" w:rsidP="00000000" w:rsidRDefault="00000000" w:rsidRPr="00000000" w14:paraId="00000102">
      <w:pPr>
        <w:widowControl w:val="0"/>
        <w:ind w:left="810" w:firstLine="0"/>
        <w:rPr>
          <w:highlight w:val="white"/>
        </w:rPr>
      </w:pPr>
      <w:r w:rsidDel="00000000" w:rsidR="00000000" w:rsidRPr="00000000">
        <w:rPr>
          <w:highlight w:val="white"/>
          <w:rtl w:val="0"/>
        </w:rPr>
        <w:t xml:space="preserve">        room_id = rooms.objects.get(name=self.room_name).id</w:t>
      </w:r>
    </w:p>
    <w:p w:rsidR="00000000" w:rsidDel="00000000" w:rsidP="00000000" w:rsidRDefault="00000000" w:rsidRPr="00000000" w14:paraId="00000103">
      <w:pPr>
        <w:widowControl w:val="0"/>
        <w:ind w:left="810" w:firstLine="0"/>
        <w:rPr>
          <w:highlight w:val="white"/>
        </w:rPr>
      </w:pPr>
      <w:r w:rsidDel="00000000" w:rsidR="00000000" w:rsidRPr="00000000">
        <w:rPr>
          <w:highlight w:val="white"/>
          <w:rtl w:val="0"/>
        </w:rPr>
        <w:t xml:space="preserve">        message_db = messages(room_id=room_id,</w:t>
      </w:r>
    </w:p>
    <w:p w:rsidR="00000000" w:rsidDel="00000000" w:rsidP="00000000" w:rsidRDefault="00000000" w:rsidRPr="00000000" w14:paraId="00000104">
      <w:pPr>
        <w:widowControl w:val="0"/>
        <w:ind w:left="810" w:firstLine="0"/>
        <w:rPr>
          <w:highlight w:val="white"/>
        </w:rPr>
      </w:pPr>
      <w:r w:rsidDel="00000000" w:rsidR="00000000" w:rsidRPr="00000000">
        <w:rPr>
          <w:highlight w:val="white"/>
          <w:rtl w:val="0"/>
        </w:rPr>
        <w:t xml:space="preserve">                           sender_user_id = self.scope["user"].username,</w:t>
      </w:r>
    </w:p>
    <w:p w:rsidR="00000000" w:rsidDel="00000000" w:rsidP="00000000" w:rsidRDefault="00000000" w:rsidRPr="00000000" w14:paraId="00000105">
      <w:pPr>
        <w:widowControl w:val="0"/>
        <w:ind w:left="810" w:firstLine="0"/>
        <w:rPr>
          <w:highlight w:val="white"/>
        </w:rPr>
      </w:pPr>
      <w:r w:rsidDel="00000000" w:rsidR="00000000" w:rsidRPr="00000000">
        <w:rPr>
          <w:highlight w:val="white"/>
          <w:rtl w:val="0"/>
        </w:rPr>
        <w:t xml:space="preserve">                           receiver_user_id = 'User2',</w:t>
      </w:r>
    </w:p>
    <w:p w:rsidR="00000000" w:rsidDel="00000000" w:rsidP="00000000" w:rsidRDefault="00000000" w:rsidRPr="00000000" w14:paraId="00000106">
      <w:pPr>
        <w:widowControl w:val="0"/>
        <w:ind w:left="810" w:firstLine="0"/>
        <w:rPr>
          <w:highlight w:val="white"/>
        </w:rPr>
      </w:pPr>
      <w:r w:rsidDel="00000000" w:rsidR="00000000" w:rsidRPr="00000000">
        <w:rPr>
          <w:highlight w:val="white"/>
          <w:rtl w:val="0"/>
        </w:rPr>
        <w:t xml:space="preserve">                           content = message,</w:t>
      </w:r>
    </w:p>
    <w:p w:rsidR="00000000" w:rsidDel="00000000" w:rsidP="00000000" w:rsidRDefault="00000000" w:rsidRPr="00000000" w14:paraId="00000107">
      <w:pPr>
        <w:widowControl w:val="0"/>
        <w:ind w:left="810" w:firstLine="0"/>
        <w:rPr>
          <w:highlight w:val="white"/>
        </w:rPr>
      </w:pPr>
      <w:r w:rsidDel="00000000" w:rsidR="00000000" w:rsidRPr="00000000">
        <w:rPr>
          <w:highlight w:val="white"/>
          <w:rtl w:val="0"/>
        </w:rPr>
        <w:t xml:space="preserve">                           sent_date = datetime.utcnow(),</w:t>
      </w:r>
    </w:p>
    <w:p w:rsidR="00000000" w:rsidDel="00000000" w:rsidP="00000000" w:rsidRDefault="00000000" w:rsidRPr="00000000" w14:paraId="00000108">
      <w:pPr>
        <w:widowControl w:val="0"/>
        <w:ind w:left="810" w:firstLine="0"/>
        <w:rPr>
          <w:highlight w:val="white"/>
        </w:rPr>
      </w:pPr>
      <w:r w:rsidDel="00000000" w:rsidR="00000000" w:rsidRPr="00000000">
        <w:rPr>
          <w:highlight w:val="white"/>
          <w:rtl w:val="0"/>
        </w:rPr>
        <w:t xml:space="preserve">                           received_date = datetime.utcnow()</w:t>
      </w:r>
    </w:p>
    <w:p w:rsidR="00000000" w:rsidDel="00000000" w:rsidP="00000000" w:rsidRDefault="00000000" w:rsidRPr="00000000" w14:paraId="00000109">
      <w:pPr>
        <w:widowControl w:val="0"/>
        <w:ind w:left="810" w:firstLine="0"/>
        <w:rPr>
          <w:highlight w:val="white"/>
        </w:rPr>
      </w:pPr>
      <w:r w:rsidDel="00000000" w:rsidR="00000000" w:rsidRPr="00000000">
        <w:rPr>
          <w:highlight w:val="white"/>
          <w:rtl w:val="0"/>
        </w:rPr>
        <w:t xml:space="preserve">                           )</w:t>
      </w:r>
    </w:p>
    <w:p w:rsidR="00000000" w:rsidDel="00000000" w:rsidP="00000000" w:rsidRDefault="00000000" w:rsidRPr="00000000" w14:paraId="0000010A">
      <w:pPr>
        <w:widowControl w:val="0"/>
        <w:ind w:left="810" w:firstLine="0"/>
        <w:rPr>
          <w:highlight w:val="white"/>
        </w:rPr>
      </w:pPr>
      <w:r w:rsidDel="00000000" w:rsidR="00000000" w:rsidRPr="00000000">
        <w:rPr>
          <w:highlight w:val="white"/>
          <w:rtl w:val="0"/>
        </w:rPr>
        <w:t xml:space="preserve">        message_db.save()</w:t>
      </w:r>
    </w:p>
    <w:p w:rsidR="00000000" w:rsidDel="00000000" w:rsidP="00000000" w:rsidRDefault="00000000" w:rsidRPr="00000000" w14:paraId="0000010B">
      <w:pPr>
        <w:widowControl w:val="0"/>
        <w:ind w:left="810" w:firstLine="0"/>
        <w:rPr>
          <w:highlight w:val="white"/>
        </w:rPr>
      </w:pPr>
      <w:r w:rsidDel="00000000" w:rsidR="00000000" w:rsidRPr="00000000">
        <w:rPr>
          <w:highlight w:val="white"/>
          <w:rtl w:val="0"/>
        </w:rPr>
        <w:t xml:space="preserve">        # send message to corresponding room group</w:t>
      </w:r>
    </w:p>
    <w:p w:rsidR="00000000" w:rsidDel="00000000" w:rsidP="00000000" w:rsidRDefault="00000000" w:rsidRPr="00000000" w14:paraId="0000010C">
      <w:pPr>
        <w:widowControl w:val="0"/>
        <w:ind w:left="810" w:firstLine="0"/>
        <w:rPr>
          <w:highlight w:val="white"/>
        </w:rPr>
      </w:pPr>
      <w:r w:rsidDel="00000000" w:rsidR="00000000" w:rsidRPr="00000000">
        <w:rPr>
          <w:highlight w:val="white"/>
          <w:rtl w:val="0"/>
        </w:rPr>
        <w:t xml:space="preserve">        await self.channel_layer.group_send( # send message</w:t>
      </w:r>
    </w:p>
    <w:p w:rsidR="00000000" w:rsidDel="00000000" w:rsidP="00000000" w:rsidRDefault="00000000" w:rsidRPr="00000000" w14:paraId="0000010D">
      <w:pPr>
        <w:widowControl w:val="0"/>
        <w:ind w:left="810" w:firstLine="0"/>
        <w:rPr>
          <w:highlight w:val="white"/>
        </w:rPr>
      </w:pPr>
      <w:r w:rsidDel="00000000" w:rsidR="00000000" w:rsidRPr="00000000">
        <w:rPr>
          <w:highlight w:val="white"/>
          <w:rtl w:val="0"/>
        </w:rPr>
        <w:t xml:space="preserve">            self.room_group_name,</w:t>
      </w:r>
    </w:p>
    <w:p w:rsidR="00000000" w:rsidDel="00000000" w:rsidP="00000000" w:rsidRDefault="00000000" w:rsidRPr="00000000" w14:paraId="0000010E">
      <w:pPr>
        <w:widowControl w:val="0"/>
        <w:ind w:left="810" w:firstLine="0"/>
        <w:rPr>
          <w:highlight w:val="white"/>
        </w:rPr>
      </w:pPr>
      <w:r w:rsidDel="00000000" w:rsidR="00000000" w:rsidRPr="00000000">
        <w:rPr>
          <w:highlight w:val="white"/>
          <w:rtl w:val="0"/>
        </w:rPr>
        <w:t xml:space="preserve">            {</w:t>
      </w:r>
    </w:p>
    <w:p w:rsidR="00000000" w:rsidDel="00000000" w:rsidP="00000000" w:rsidRDefault="00000000" w:rsidRPr="00000000" w14:paraId="0000010F">
      <w:pPr>
        <w:widowControl w:val="0"/>
        <w:ind w:left="810" w:firstLine="0"/>
        <w:rPr>
          <w:highlight w:val="white"/>
        </w:rPr>
      </w:pPr>
      <w:r w:rsidDel="00000000" w:rsidR="00000000" w:rsidRPr="00000000">
        <w:rPr>
          <w:highlight w:val="white"/>
          <w:rtl w:val="0"/>
        </w:rPr>
        <w:t xml:space="preserve">                'type': 'chat_message',</w:t>
      </w:r>
    </w:p>
    <w:p w:rsidR="00000000" w:rsidDel="00000000" w:rsidP="00000000" w:rsidRDefault="00000000" w:rsidRPr="00000000" w14:paraId="00000110">
      <w:pPr>
        <w:widowControl w:val="0"/>
        <w:ind w:left="810" w:firstLine="0"/>
        <w:rPr>
          <w:highlight w:val="white"/>
        </w:rPr>
      </w:pPr>
      <w:r w:rsidDel="00000000" w:rsidR="00000000" w:rsidRPr="00000000">
        <w:rPr>
          <w:highlight w:val="white"/>
          <w:rtl w:val="0"/>
        </w:rPr>
        <w:t xml:space="preserve">                'message': message,</w:t>
      </w:r>
    </w:p>
    <w:p w:rsidR="00000000" w:rsidDel="00000000" w:rsidP="00000000" w:rsidRDefault="00000000" w:rsidRPr="00000000" w14:paraId="00000111">
      <w:pPr>
        <w:widowControl w:val="0"/>
        <w:ind w:left="810" w:firstLine="0"/>
        <w:rPr>
          <w:highlight w:val="white"/>
        </w:rPr>
      </w:pPr>
      <w:r w:rsidDel="00000000" w:rsidR="00000000" w:rsidRPr="00000000">
        <w:rPr>
          <w:highlight w:val="white"/>
          <w:rtl w:val="0"/>
        </w:rPr>
        <w:t xml:space="preserve">                'username': self.scope["user"].username</w:t>
      </w:r>
    </w:p>
    <w:p w:rsidR="00000000" w:rsidDel="00000000" w:rsidP="00000000" w:rsidRDefault="00000000" w:rsidRPr="00000000" w14:paraId="00000112">
      <w:pPr>
        <w:widowControl w:val="0"/>
        <w:ind w:left="810" w:firstLine="0"/>
        <w:rPr>
          <w:highlight w:val="white"/>
        </w:rPr>
      </w:pPr>
      <w:r w:rsidDel="00000000" w:rsidR="00000000" w:rsidRPr="00000000">
        <w:rPr>
          <w:highlight w:val="white"/>
          <w:rtl w:val="0"/>
        </w:rPr>
        <w:t xml:space="preserve">            }</w:t>
      </w:r>
    </w:p>
    <w:p w:rsidR="00000000" w:rsidDel="00000000" w:rsidP="00000000" w:rsidRDefault="00000000" w:rsidRPr="00000000" w14:paraId="00000113">
      <w:pPr>
        <w:widowControl w:val="0"/>
        <w:ind w:left="810" w:firstLine="0"/>
        <w:rPr>
          <w:highlight w:val="white"/>
        </w:rPr>
      </w:pPr>
      <w:r w:rsidDel="00000000" w:rsidR="00000000" w:rsidRPr="00000000">
        <w:rPr>
          <w:highlight w:val="white"/>
          <w:rtl w:val="0"/>
        </w:rPr>
        <w:t xml:space="preserve">        )</w:t>
      </w:r>
    </w:p>
    <w:p w:rsidR="00000000" w:rsidDel="00000000" w:rsidP="00000000" w:rsidRDefault="00000000" w:rsidRPr="00000000" w14:paraId="00000114">
      <w:pPr>
        <w:widowControl w:val="0"/>
        <w:ind w:left="810" w:firstLine="0"/>
        <w:rPr>
          <w:highlight w:val="white"/>
        </w:rPr>
      </w:pPr>
      <w:r w:rsidDel="00000000" w:rsidR="00000000" w:rsidRPr="00000000">
        <w:rPr>
          <w:rtl w:val="0"/>
        </w:rPr>
      </w:r>
    </w:p>
    <w:p w:rsidR="00000000" w:rsidDel="00000000" w:rsidP="00000000" w:rsidRDefault="00000000" w:rsidRPr="00000000" w14:paraId="00000115">
      <w:pPr>
        <w:widowControl w:val="0"/>
        <w:ind w:left="810" w:firstLine="0"/>
        <w:rPr>
          <w:highlight w:val="white"/>
        </w:rPr>
      </w:pPr>
      <w:r w:rsidDel="00000000" w:rsidR="00000000" w:rsidRPr="00000000">
        <w:rPr>
          <w:highlight w:val="white"/>
          <w:rtl w:val="0"/>
        </w:rPr>
        <w:t xml:space="preserve">     # receive message from room group</w:t>
      </w:r>
    </w:p>
    <w:p w:rsidR="00000000" w:rsidDel="00000000" w:rsidP="00000000" w:rsidRDefault="00000000" w:rsidRPr="00000000" w14:paraId="00000116">
      <w:pPr>
        <w:widowControl w:val="0"/>
        <w:ind w:left="810" w:firstLine="0"/>
        <w:rPr>
          <w:highlight w:val="white"/>
        </w:rPr>
      </w:pPr>
      <w:r w:rsidDel="00000000" w:rsidR="00000000" w:rsidRPr="00000000">
        <w:rPr>
          <w:highlight w:val="white"/>
          <w:rtl w:val="0"/>
        </w:rPr>
        <w:t xml:space="preserve">     # every chat consumer in group (room) will receive the message</w:t>
      </w:r>
    </w:p>
    <w:p w:rsidR="00000000" w:rsidDel="00000000" w:rsidP="00000000" w:rsidRDefault="00000000" w:rsidRPr="00000000" w14:paraId="00000117">
      <w:pPr>
        <w:widowControl w:val="0"/>
        <w:ind w:left="810" w:firstLine="0"/>
        <w:rPr>
          <w:highlight w:val="white"/>
        </w:rPr>
      </w:pPr>
      <w:r w:rsidDel="00000000" w:rsidR="00000000" w:rsidRPr="00000000">
        <w:rPr>
          <w:highlight w:val="white"/>
          <w:rtl w:val="0"/>
        </w:rPr>
        <w:t xml:space="preserve">    async def chat_message(self, event): </w:t>
      </w:r>
    </w:p>
    <w:p w:rsidR="00000000" w:rsidDel="00000000" w:rsidP="00000000" w:rsidRDefault="00000000" w:rsidRPr="00000000" w14:paraId="00000118">
      <w:pPr>
        <w:widowControl w:val="0"/>
        <w:ind w:left="810" w:firstLine="0"/>
        <w:rPr>
          <w:highlight w:val="white"/>
        </w:rPr>
      </w:pPr>
      <w:r w:rsidDel="00000000" w:rsidR="00000000" w:rsidRPr="00000000">
        <w:rPr>
          <w:highlight w:val="white"/>
          <w:rtl w:val="0"/>
        </w:rPr>
        <w:t xml:space="preserve">        message = event['message']</w:t>
      </w:r>
    </w:p>
    <w:p w:rsidR="00000000" w:rsidDel="00000000" w:rsidP="00000000" w:rsidRDefault="00000000" w:rsidRPr="00000000" w14:paraId="00000119">
      <w:pPr>
        <w:widowControl w:val="0"/>
        <w:ind w:left="810" w:firstLine="0"/>
        <w:rPr>
          <w:highlight w:val="white"/>
        </w:rPr>
      </w:pPr>
      <w:r w:rsidDel="00000000" w:rsidR="00000000" w:rsidRPr="00000000">
        <w:rPr>
          <w:highlight w:val="white"/>
          <w:rtl w:val="0"/>
        </w:rPr>
        <w:t xml:space="preserve">        username = event['username']</w:t>
      </w:r>
    </w:p>
    <w:p w:rsidR="00000000" w:rsidDel="00000000" w:rsidP="00000000" w:rsidRDefault="00000000" w:rsidRPr="00000000" w14:paraId="0000011A">
      <w:pPr>
        <w:widowControl w:val="0"/>
        <w:ind w:left="810" w:firstLine="0"/>
        <w:rPr>
          <w:highlight w:val="white"/>
        </w:rPr>
      </w:pPr>
      <w:r w:rsidDel="00000000" w:rsidR="00000000" w:rsidRPr="00000000">
        <w:rPr>
          <w:rtl w:val="0"/>
        </w:rPr>
      </w:r>
    </w:p>
    <w:p w:rsidR="00000000" w:rsidDel="00000000" w:rsidP="00000000" w:rsidRDefault="00000000" w:rsidRPr="00000000" w14:paraId="0000011B">
      <w:pPr>
        <w:widowControl w:val="0"/>
        <w:ind w:left="810" w:firstLine="0"/>
        <w:rPr>
          <w:highlight w:val="white"/>
        </w:rPr>
      </w:pPr>
      <w:r w:rsidDel="00000000" w:rsidR="00000000" w:rsidRPr="00000000">
        <w:rPr>
          <w:highlight w:val="white"/>
          <w:rtl w:val="0"/>
        </w:rPr>
        <w:t xml:space="preserve">        # send message back to WebSocket</w:t>
      </w:r>
    </w:p>
    <w:p w:rsidR="00000000" w:rsidDel="00000000" w:rsidP="00000000" w:rsidRDefault="00000000" w:rsidRPr="00000000" w14:paraId="0000011C">
      <w:pPr>
        <w:widowControl w:val="0"/>
        <w:ind w:left="810" w:firstLine="0"/>
        <w:rPr>
          <w:highlight w:val="white"/>
        </w:rPr>
      </w:pPr>
      <w:r w:rsidDel="00000000" w:rsidR="00000000" w:rsidRPr="00000000">
        <w:rPr>
          <w:highlight w:val="white"/>
          <w:rtl w:val="0"/>
        </w:rPr>
        <w:t xml:space="preserve">        await self.send(text_data=json.dumps({</w:t>
      </w:r>
    </w:p>
    <w:p w:rsidR="00000000" w:rsidDel="00000000" w:rsidP="00000000" w:rsidRDefault="00000000" w:rsidRPr="00000000" w14:paraId="0000011D">
      <w:pPr>
        <w:widowControl w:val="0"/>
        <w:ind w:left="810" w:firstLine="0"/>
        <w:rPr>
          <w:highlight w:val="white"/>
        </w:rPr>
      </w:pPr>
      <w:r w:rsidDel="00000000" w:rsidR="00000000" w:rsidRPr="00000000">
        <w:rPr>
          <w:highlight w:val="white"/>
          <w:rtl w:val="0"/>
        </w:rPr>
        <w:t xml:space="preserve">            'message': message,</w:t>
      </w:r>
    </w:p>
    <w:p w:rsidR="00000000" w:rsidDel="00000000" w:rsidP="00000000" w:rsidRDefault="00000000" w:rsidRPr="00000000" w14:paraId="0000011E">
      <w:pPr>
        <w:widowControl w:val="0"/>
        <w:ind w:left="810" w:firstLine="0"/>
        <w:rPr>
          <w:highlight w:val="white"/>
        </w:rPr>
      </w:pPr>
      <w:r w:rsidDel="00000000" w:rsidR="00000000" w:rsidRPr="00000000">
        <w:rPr>
          <w:highlight w:val="white"/>
          <w:rtl w:val="0"/>
        </w:rPr>
        <w:t xml:space="preserve">            'username': username</w:t>
      </w:r>
    </w:p>
    <w:p w:rsidR="00000000" w:rsidDel="00000000" w:rsidP="00000000" w:rsidRDefault="00000000" w:rsidRPr="00000000" w14:paraId="0000011F">
      <w:pPr>
        <w:widowControl w:val="0"/>
        <w:ind w:left="810" w:firstLine="0"/>
        <w:rPr/>
      </w:pPr>
      <w:r w:rsidDel="00000000" w:rsidR="00000000" w:rsidRPr="00000000">
        <w:rPr>
          <w:highlight w:val="white"/>
          <w:rtl w:val="0"/>
        </w:rPr>
        <w:t xml:space="preserve">        }))</w:t>
      </w: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pStyle w:val="Heading2"/>
        <w:numPr>
          <w:ilvl w:val="1"/>
          <w:numId w:val="9"/>
        </w:numPr>
        <w:ind w:left="1440" w:hanging="360"/>
      </w:pPr>
      <w:bookmarkStart w:colFirst="0" w:colLast="0" w:name="_yw7qon66g6o8" w:id="22"/>
      <w:bookmarkEnd w:id="22"/>
      <w:r w:rsidDel="00000000" w:rsidR="00000000" w:rsidRPr="00000000">
        <w:rPr>
          <w:rtl w:val="0"/>
        </w:rPr>
        <w:t xml:space="preserve">Room.html </w:t>
      </w:r>
    </w:p>
    <w:p w:rsidR="00000000" w:rsidDel="00000000" w:rsidP="00000000" w:rsidRDefault="00000000" w:rsidRPr="00000000" w14:paraId="00000122">
      <w:pPr>
        <w:keepNext w:val="0"/>
        <w:keepLines w:val="0"/>
        <w:widowControl w:val="0"/>
        <w:pBdr>
          <w:top w:space="0" w:sz="0" w:val="nil"/>
          <w:left w:space="0" w:sz="0" w:val="nil"/>
          <w:bottom w:space="0" w:sz="0" w:val="nil"/>
          <w:right w:space="0" w:sz="0" w:val="nil"/>
          <w:between w:space="0" w:sz="0" w:val="nil"/>
        </w:pBdr>
        <w:shd w:fill="auto" w:val="clear"/>
        <w:ind w:left="810" w:firstLine="0"/>
        <w:rPr>
          <w:highlight w:val="white"/>
        </w:rPr>
      </w:pPr>
      <w:r w:rsidDel="00000000" w:rsidR="00000000" w:rsidRPr="00000000">
        <w:rPr>
          <w:rtl w:val="0"/>
        </w:rPr>
      </w:r>
    </w:p>
    <w:p w:rsidR="00000000" w:rsidDel="00000000" w:rsidP="00000000" w:rsidRDefault="00000000" w:rsidRPr="00000000" w14:paraId="00000123">
      <w:pPr>
        <w:keepNext w:val="0"/>
        <w:keepLines w:val="0"/>
        <w:widowControl w:val="0"/>
        <w:pBdr>
          <w:top w:space="0" w:sz="0" w:val="nil"/>
          <w:left w:space="0" w:sz="0" w:val="nil"/>
          <w:bottom w:space="0" w:sz="0" w:val="nil"/>
          <w:right w:space="0" w:sz="0" w:val="nil"/>
          <w:between w:space="0" w:sz="0" w:val="nil"/>
        </w:pBdr>
        <w:shd w:fill="auto" w:val="clear"/>
        <w:ind w:left="810" w:firstLine="0"/>
        <w:rPr>
          <w:highlight w:val="white"/>
        </w:rPr>
      </w:pPr>
      <w:r w:rsidDel="00000000" w:rsidR="00000000" w:rsidRPr="00000000">
        <w:rPr>
          <w:highlight w:val="white"/>
          <w:rtl w:val="0"/>
        </w:rPr>
        <w:t xml:space="preserve">Of course, the WebSocket needs it client-side counterpart. The WebSocket is handled on the front-end in room.html.</w:t>
      </w:r>
    </w:p>
    <w:p w:rsidR="00000000" w:rsidDel="00000000" w:rsidP="00000000" w:rsidRDefault="00000000" w:rsidRPr="00000000" w14:paraId="00000124">
      <w:pPr>
        <w:keepNext w:val="0"/>
        <w:keepLines w:val="0"/>
        <w:widowControl w:val="0"/>
        <w:pBdr>
          <w:top w:space="0" w:sz="0" w:val="nil"/>
          <w:left w:space="0" w:sz="0" w:val="nil"/>
          <w:bottom w:space="0" w:sz="0" w:val="nil"/>
          <w:right w:space="0" w:sz="0" w:val="nil"/>
          <w:between w:space="0" w:sz="0" w:val="nil"/>
        </w:pBdr>
        <w:shd w:fill="auto" w:val="clear"/>
        <w:ind w:left="810" w:firstLine="0"/>
        <w:rPr>
          <w:highlight w:val="white"/>
        </w:rPr>
      </w:pPr>
      <w:r w:rsidDel="00000000" w:rsidR="00000000" w:rsidRPr="00000000">
        <w:rPr>
          <w:rtl w:val="0"/>
        </w:rPr>
      </w:r>
    </w:p>
    <w:p w:rsidR="00000000" w:rsidDel="00000000" w:rsidP="00000000" w:rsidRDefault="00000000" w:rsidRPr="00000000" w14:paraId="00000125">
      <w:pPr>
        <w:keepNext w:val="0"/>
        <w:keepLines w:val="0"/>
        <w:widowControl w:val="0"/>
        <w:pBdr>
          <w:top w:space="0" w:sz="0" w:val="nil"/>
          <w:left w:space="0" w:sz="0" w:val="nil"/>
          <w:bottom w:space="0" w:sz="0" w:val="nil"/>
          <w:right w:space="0" w:sz="0" w:val="nil"/>
          <w:between w:space="0" w:sz="0" w:val="nil"/>
        </w:pBdr>
        <w:shd w:fill="auto" w:val="clear"/>
        <w:ind w:left="810" w:firstLine="0"/>
        <w:rPr>
          <w:highlight w:val="white"/>
        </w:rPr>
      </w:pPr>
      <w:r w:rsidDel="00000000" w:rsidR="00000000" w:rsidRPr="00000000">
        <w:rPr>
          <w:highlight w:val="white"/>
          <w:rtl w:val="0"/>
        </w:rPr>
        <w:t xml:space="preserve">&lt;!-- chat/templates/chat/room.html --&gt;</w:t>
      </w:r>
    </w:p>
    <w:p w:rsidR="00000000" w:rsidDel="00000000" w:rsidP="00000000" w:rsidRDefault="00000000" w:rsidRPr="00000000" w14:paraId="00000126">
      <w:pPr>
        <w:keepNext w:val="0"/>
        <w:keepLines w:val="0"/>
        <w:widowControl w:val="0"/>
        <w:pBdr>
          <w:top w:space="0" w:sz="0" w:val="nil"/>
          <w:left w:space="0" w:sz="0" w:val="nil"/>
          <w:bottom w:space="0" w:sz="0" w:val="nil"/>
          <w:right w:space="0" w:sz="0" w:val="nil"/>
          <w:between w:space="0" w:sz="0" w:val="nil"/>
        </w:pBdr>
        <w:shd w:fill="auto" w:val="clear"/>
        <w:ind w:left="810" w:firstLine="0"/>
        <w:rPr>
          <w:highlight w:val="white"/>
        </w:rPr>
      </w:pPr>
      <w:r w:rsidDel="00000000" w:rsidR="00000000" w:rsidRPr="00000000">
        <w:rPr>
          <w:highlight w:val="white"/>
          <w:rtl w:val="0"/>
        </w:rPr>
        <w:t xml:space="preserve">{% extends "chat/base.html" %}</w:t>
      </w:r>
    </w:p>
    <w:p w:rsidR="00000000" w:rsidDel="00000000" w:rsidP="00000000" w:rsidRDefault="00000000" w:rsidRPr="00000000" w14:paraId="00000127">
      <w:pPr>
        <w:keepNext w:val="0"/>
        <w:keepLines w:val="0"/>
        <w:widowControl w:val="0"/>
        <w:pBdr>
          <w:top w:space="0" w:sz="0" w:val="nil"/>
          <w:left w:space="0" w:sz="0" w:val="nil"/>
          <w:bottom w:space="0" w:sz="0" w:val="nil"/>
          <w:right w:space="0" w:sz="0" w:val="nil"/>
          <w:between w:space="0" w:sz="0" w:val="nil"/>
        </w:pBdr>
        <w:shd w:fill="auto" w:val="clear"/>
        <w:ind w:left="810" w:firstLine="0"/>
        <w:rPr>
          <w:highlight w:val="white"/>
        </w:rPr>
      </w:pPr>
      <w:r w:rsidDel="00000000" w:rsidR="00000000" w:rsidRPr="00000000">
        <w:rPr>
          <w:highlight w:val="white"/>
          <w:rtl w:val="0"/>
        </w:rPr>
        <w:t xml:space="preserve">{% block content %}</w:t>
      </w:r>
    </w:p>
    <w:p w:rsidR="00000000" w:rsidDel="00000000" w:rsidP="00000000" w:rsidRDefault="00000000" w:rsidRPr="00000000" w14:paraId="00000128">
      <w:pPr>
        <w:keepNext w:val="0"/>
        <w:keepLines w:val="0"/>
        <w:widowControl w:val="0"/>
        <w:pBdr>
          <w:top w:space="0" w:sz="0" w:val="nil"/>
          <w:left w:space="0" w:sz="0" w:val="nil"/>
          <w:bottom w:space="0" w:sz="0" w:val="nil"/>
          <w:right w:space="0" w:sz="0" w:val="nil"/>
          <w:between w:space="0" w:sz="0" w:val="nil"/>
        </w:pBdr>
        <w:shd w:fill="auto" w:val="clear"/>
        <w:ind w:left="810" w:firstLine="0"/>
        <w:rPr>
          <w:highlight w:val="white"/>
        </w:rPr>
      </w:pPr>
      <w:r w:rsidDel="00000000" w:rsidR="00000000" w:rsidRPr="00000000">
        <w:rPr>
          <w:highlight w:val="white"/>
          <w:rtl w:val="0"/>
        </w:rPr>
        <w:t xml:space="preserve">&lt;body&gt;</w:t>
      </w:r>
    </w:p>
    <w:p w:rsidR="00000000" w:rsidDel="00000000" w:rsidP="00000000" w:rsidRDefault="00000000" w:rsidRPr="00000000" w14:paraId="00000129">
      <w:pPr>
        <w:keepNext w:val="0"/>
        <w:keepLines w:val="0"/>
        <w:widowControl w:val="0"/>
        <w:pBdr>
          <w:top w:space="0" w:sz="0" w:val="nil"/>
          <w:left w:space="0" w:sz="0" w:val="nil"/>
          <w:bottom w:space="0" w:sz="0" w:val="nil"/>
          <w:right w:space="0" w:sz="0" w:val="nil"/>
          <w:between w:space="0" w:sz="0" w:val="nil"/>
        </w:pBdr>
        <w:shd w:fill="auto" w:val="clear"/>
        <w:ind w:left="810" w:firstLine="0"/>
        <w:rPr>
          <w:highlight w:val="white"/>
        </w:rPr>
      </w:pPr>
      <w:r w:rsidDel="00000000" w:rsidR="00000000" w:rsidRPr="00000000">
        <w:rPr>
          <w:highlight w:val="white"/>
          <w:rtl w:val="0"/>
        </w:rPr>
        <w:t xml:space="preserve">    &lt;textarea id="chat-log" cols="100" rows="20"&gt;</w:t>
      </w:r>
    </w:p>
    <w:p w:rsidR="00000000" w:rsidDel="00000000" w:rsidP="00000000" w:rsidRDefault="00000000" w:rsidRPr="00000000" w14:paraId="0000012A">
      <w:pPr>
        <w:keepNext w:val="0"/>
        <w:keepLines w:val="0"/>
        <w:widowControl w:val="0"/>
        <w:pBdr>
          <w:top w:space="0" w:sz="0" w:val="nil"/>
          <w:left w:space="0" w:sz="0" w:val="nil"/>
          <w:bottom w:space="0" w:sz="0" w:val="nil"/>
          <w:right w:space="0" w:sz="0" w:val="nil"/>
          <w:between w:space="0" w:sz="0" w:val="nil"/>
        </w:pBdr>
        <w:shd w:fill="auto" w:val="clear"/>
        <w:ind w:left="810" w:firstLine="0"/>
        <w:rPr>
          <w:highlight w:val="white"/>
        </w:rPr>
      </w:pPr>
      <w:r w:rsidDel="00000000" w:rsidR="00000000" w:rsidRPr="00000000">
        <w:rPr>
          <w:highlight w:val="white"/>
          <w:rtl w:val="0"/>
        </w:rPr>
        <w:t xml:space="preserve">        {% for i in prev_messages %}</w:t>
      </w:r>
    </w:p>
    <w:p w:rsidR="00000000" w:rsidDel="00000000" w:rsidP="00000000" w:rsidRDefault="00000000" w:rsidRPr="00000000" w14:paraId="0000012B">
      <w:pPr>
        <w:keepNext w:val="0"/>
        <w:keepLines w:val="0"/>
        <w:widowControl w:val="0"/>
        <w:pBdr>
          <w:top w:space="0" w:sz="0" w:val="nil"/>
          <w:left w:space="0" w:sz="0" w:val="nil"/>
          <w:bottom w:space="0" w:sz="0" w:val="nil"/>
          <w:right w:space="0" w:sz="0" w:val="nil"/>
          <w:between w:space="0" w:sz="0" w:val="nil"/>
        </w:pBdr>
        <w:shd w:fill="auto" w:val="clear"/>
        <w:ind w:left="810" w:firstLine="0"/>
        <w:rPr>
          <w:highlight w:val="white"/>
        </w:rPr>
      </w:pPr>
      <w:r w:rsidDel="00000000" w:rsidR="00000000" w:rsidRPr="00000000">
        <w:rPr>
          <w:highlight w:val="white"/>
          <w:rtl w:val="0"/>
        </w:rPr>
        <w:t xml:space="preserve">            {{ i.sender_user_id }} : {{ i.content}}</w:t>
      </w:r>
    </w:p>
    <w:p w:rsidR="00000000" w:rsidDel="00000000" w:rsidP="00000000" w:rsidRDefault="00000000" w:rsidRPr="00000000" w14:paraId="0000012C">
      <w:pPr>
        <w:keepNext w:val="0"/>
        <w:keepLines w:val="0"/>
        <w:widowControl w:val="0"/>
        <w:pBdr>
          <w:top w:space="0" w:sz="0" w:val="nil"/>
          <w:left w:space="0" w:sz="0" w:val="nil"/>
          <w:bottom w:space="0" w:sz="0" w:val="nil"/>
          <w:right w:space="0" w:sz="0" w:val="nil"/>
          <w:between w:space="0" w:sz="0" w:val="nil"/>
        </w:pBdr>
        <w:shd w:fill="auto" w:val="clear"/>
        <w:ind w:left="810" w:firstLine="0"/>
        <w:rPr>
          <w:highlight w:val="white"/>
        </w:rPr>
      </w:pPr>
      <w:r w:rsidDel="00000000" w:rsidR="00000000" w:rsidRPr="00000000">
        <w:rPr>
          <w:highlight w:val="white"/>
          <w:rtl w:val="0"/>
        </w:rPr>
        <w:t xml:space="preserve">        {% endfor %}</w:t>
      </w:r>
    </w:p>
    <w:p w:rsidR="00000000" w:rsidDel="00000000" w:rsidP="00000000" w:rsidRDefault="00000000" w:rsidRPr="00000000" w14:paraId="0000012D">
      <w:pPr>
        <w:keepNext w:val="0"/>
        <w:keepLines w:val="0"/>
        <w:widowControl w:val="0"/>
        <w:pBdr>
          <w:top w:space="0" w:sz="0" w:val="nil"/>
          <w:left w:space="0" w:sz="0" w:val="nil"/>
          <w:bottom w:space="0" w:sz="0" w:val="nil"/>
          <w:right w:space="0" w:sz="0" w:val="nil"/>
          <w:between w:space="0" w:sz="0" w:val="nil"/>
        </w:pBdr>
        <w:shd w:fill="auto" w:val="clear"/>
        <w:ind w:left="810" w:firstLine="0"/>
        <w:rPr>
          <w:highlight w:val="white"/>
        </w:rPr>
      </w:pPr>
      <w:r w:rsidDel="00000000" w:rsidR="00000000" w:rsidRPr="00000000">
        <w:rPr>
          <w:highlight w:val="white"/>
          <w:rtl w:val="0"/>
        </w:rPr>
        <w:t xml:space="preserve"> </w:t>
      </w:r>
    </w:p>
    <w:p w:rsidR="00000000" w:rsidDel="00000000" w:rsidP="00000000" w:rsidRDefault="00000000" w:rsidRPr="00000000" w14:paraId="0000012E">
      <w:pPr>
        <w:keepNext w:val="0"/>
        <w:keepLines w:val="0"/>
        <w:widowControl w:val="0"/>
        <w:pBdr>
          <w:top w:space="0" w:sz="0" w:val="nil"/>
          <w:left w:space="0" w:sz="0" w:val="nil"/>
          <w:bottom w:space="0" w:sz="0" w:val="nil"/>
          <w:right w:space="0" w:sz="0" w:val="nil"/>
          <w:between w:space="0" w:sz="0" w:val="nil"/>
        </w:pBdr>
        <w:shd w:fill="auto" w:val="clear"/>
        <w:ind w:left="810" w:firstLine="0"/>
        <w:rPr>
          <w:highlight w:val="white"/>
        </w:rPr>
      </w:pPr>
      <w:r w:rsidDel="00000000" w:rsidR="00000000" w:rsidRPr="00000000">
        <w:rPr>
          <w:highlight w:val="white"/>
          <w:rtl w:val="0"/>
        </w:rPr>
        <w:t xml:space="preserve">  {{ messages.content }}</w:t>
      </w:r>
    </w:p>
    <w:p w:rsidR="00000000" w:rsidDel="00000000" w:rsidP="00000000" w:rsidRDefault="00000000" w:rsidRPr="00000000" w14:paraId="0000012F">
      <w:pPr>
        <w:keepNext w:val="0"/>
        <w:keepLines w:val="0"/>
        <w:widowControl w:val="0"/>
        <w:pBdr>
          <w:top w:space="0" w:sz="0" w:val="nil"/>
          <w:left w:space="0" w:sz="0" w:val="nil"/>
          <w:bottom w:space="0" w:sz="0" w:val="nil"/>
          <w:right w:space="0" w:sz="0" w:val="nil"/>
          <w:between w:space="0" w:sz="0" w:val="nil"/>
        </w:pBdr>
        <w:shd w:fill="auto" w:val="clear"/>
        <w:ind w:left="810" w:firstLine="0"/>
        <w:rPr>
          <w:highlight w:val="white"/>
        </w:rPr>
      </w:pPr>
      <w:r w:rsidDel="00000000" w:rsidR="00000000" w:rsidRPr="00000000">
        <w:rPr>
          <w:highlight w:val="white"/>
          <w:rtl w:val="0"/>
        </w:rPr>
        <w:t xml:space="preserve">    &lt;/textarea&gt;&lt;br/&gt;</w:t>
      </w:r>
    </w:p>
    <w:p w:rsidR="00000000" w:rsidDel="00000000" w:rsidP="00000000" w:rsidRDefault="00000000" w:rsidRPr="00000000" w14:paraId="00000130">
      <w:pPr>
        <w:keepNext w:val="0"/>
        <w:keepLines w:val="0"/>
        <w:widowControl w:val="0"/>
        <w:pBdr>
          <w:top w:space="0" w:sz="0" w:val="nil"/>
          <w:left w:space="0" w:sz="0" w:val="nil"/>
          <w:bottom w:space="0" w:sz="0" w:val="nil"/>
          <w:right w:space="0" w:sz="0" w:val="nil"/>
          <w:between w:space="0" w:sz="0" w:val="nil"/>
        </w:pBdr>
        <w:shd w:fill="auto" w:val="clear"/>
        <w:ind w:left="810" w:firstLine="0"/>
        <w:rPr>
          <w:highlight w:val="white"/>
        </w:rPr>
      </w:pPr>
      <w:r w:rsidDel="00000000" w:rsidR="00000000" w:rsidRPr="00000000">
        <w:rPr>
          <w:highlight w:val="white"/>
          <w:rtl w:val="0"/>
        </w:rPr>
        <w:t xml:space="preserve">    &lt;input id="chat-message-input" type="text" size="100"/&gt;&lt;br/&gt; &lt;!-- text box --&gt;</w:t>
      </w:r>
    </w:p>
    <w:p w:rsidR="00000000" w:rsidDel="00000000" w:rsidP="00000000" w:rsidRDefault="00000000" w:rsidRPr="00000000" w14:paraId="00000131">
      <w:pPr>
        <w:keepNext w:val="0"/>
        <w:keepLines w:val="0"/>
        <w:widowControl w:val="0"/>
        <w:pBdr>
          <w:top w:space="0" w:sz="0" w:val="nil"/>
          <w:left w:space="0" w:sz="0" w:val="nil"/>
          <w:bottom w:space="0" w:sz="0" w:val="nil"/>
          <w:right w:space="0" w:sz="0" w:val="nil"/>
          <w:between w:space="0" w:sz="0" w:val="nil"/>
        </w:pBdr>
        <w:shd w:fill="auto" w:val="clear"/>
        <w:ind w:left="810" w:firstLine="0"/>
        <w:rPr>
          <w:highlight w:val="white"/>
        </w:rPr>
      </w:pPr>
      <w:r w:rsidDel="00000000" w:rsidR="00000000" w:rsidRPr="00000000">
        <w:rPr>
          <w:highlight w:val="white"/>
          <w:rtl w:val="0"/>
        </w:rPr>
        <w:t xml:space="preserve">    &lt;input id="chat-message-submit" type="button" value="Send"/&gt; &lt;!-- send button --&gt;</w:t>
      </w:r>
    </w:p>
    <w:p w:rsidR="00000000" w:rsidDel="00000000" w:rsidP="00000000" w:rsidRDefault="00000000" w:rsidRPr="00000000" w14:paraId="00000132">
      <w:pPr>
        <w:keepNext w:val="0"/>
        <w:keepLines w:val="0"/>
        <w:widowControl w:val="0"/>
        <w:pBdr>
          <w:top w:space="0" w:sz="0" w:val="nil"/>
          <w:left w:space="0" w:sz="0" w:val="nil"/>
          <w:bottom w:space="0" w:sz="0" w:val="nil"/>
          <w:right w:space="0" w:sz="0" w:val="nil"/>
          <w:between w:space="0" w:sz="0" w:val="nil"/>
        </w:pBdr>
        <w:shd w:fill="auto" w:val="clear"/>
        <w:ind w:left="810" w:firstLine="0"/>
        <w:rPr>
          <w:highlight w:val="white"/>
        </w:rPr>
      </w:pPr>
      <w:r w:rsidDel="00000000" w:rsidR="00000000" w:rsidRPr="00000000">
        <w:rPr>
          <w:highlight w:val="white"/>
          <w:rtl w:val="0"/>
        </w:rPr>
        <w:t xml:space="preserve">&lt;/body&gt;</w:t>
      </w:r>
    </w:p>
    <w:p w:rsidR="00000000" w:rsidDel="00000000" w:rsidP="00000000" w:rsidRDefault="00000000" w:rsidRPr="00000000" w14:paraId="00000133">
      <w:pPr>
        <w:keepNext w:val="0"/>
        <w:keepLines w:val="0"/>
        <w:widowControl w:val="0"/>
        <w:pBdr>
          <w:top w:space="0" w:sz="0" w:val="nil"/>
          <w:left w:space="0" w:sz="0" w:val="nil"/>
          <w:bottom w:space="0" w:sz="0" w:val="nil"/>
          <w:right w:space="0" w:sz="0" w:val="nil"/>
          <w:between w:space="0" w:sz="0" w:val="nil"/>
        </w:pBdr>
        <w:shd w:fill="auto" w:val="clear"/>
        <w:ind w:left="810" w:firstLine="0"/>
        <w:rPr>
          <w:highlight w:val="white"/>
        </w:rPr>
      </w:pPr>
      <w:r w:rsidDel="00000000" w:rsidR="00000000" w:rsidRPr="00000000">
        <w:rPr>
          <w:highlight w:val="white"/>
          <w:rtl w:val="0"/>
        </w:rPr>
        <w:t xml:space="preserve">&lt;script&gt;</w:t>
      </w:r>
    </w:p>
    <w:p w:rsidR="00000000" w:rsidDel="00000000" w:rsidP="00000000" w:rsidRDefault="00000000" w:rsidRPr="00000000" w14:paraId="00000134">
      <w:pPr>
        <w:keepNext w:val="0"/>
        <w:keepLines w:val="0"/>
        <w:widowControl w:val="0"/>
        <w:pBdr>
          <w:top w:space="0" w:sz="0" w:val="nil"/>
          <w:left w:space="0" w:sz="0" w:val="nil"/>
          <w:bottom w:space="0" w:sz="0" w:val="nil"/>
          <w:right w:space="0" w:sz="0" w:val="nil"/>
          <w:between w:space="0" w:sz="0" w:val="nil"/>
        </w:pBdr>
        <w:shd w:fill="auto" w:val="clear"/>
        <w:ind w:left="810" w:firstLine="0"/>
        <w:rPr>
          <w:highlight w:val="white"/>
        </w:rPr>
      </w:pPr>
      <w:r w:rsidDel="00000000" w:rsidR="00000000" w:rsidRPr="00000000">
        <w:rPr>
          <w:highlight w:val="white"/>
          <w:rtl w:val="0"/>
        </w:rPr>
        <w:t xml:space="preserve">    var roomName = {{ room_name_json }}; // store roomName as room_name_json</w:t>
      </w:r>
    </w:p>
    <w:p w:rsidR="00000000" w:rsidDel="00000000" w:rsidP="00000000" w:rsidRDefault="00000000" w:rsidRPr="00000000" w14:paraId="00000135">
      <w:pPr>
        <w:keepNext w:val="0"/>
        <w:keepLines w:val="0"/>
        <w:widowControl w:val="0"/>
        <w:pBdr>
          <w:top w:space="0" w:sz="0" w:val="nil"/>
          <w:left w:space="0" w:sz="0" w:val="nil"/>
          <w:bottom w:space="0" w:sz="0" w:val="nil"/>
          <w:right w:space="0" w:sz="0" w:val="nil"/>
          <w:between w:space="0" w:sz="0" w:val="nil"/>
        </w:pBdr>
        <w:shd w:fill="auto" w:val="clear"/>
        <w:ind w:left="810" w:firstLine="0"/>
        <w:rPr>
          <w:highlight w:val="white"/>
        </w:rPr>
      </w:pPr>
      <w:r w:rsidDel="00000000" w:rsidR="00000000" w:rsidRPr="00000000">
        <w:rPr>
          <w:rtl w:val="0"/>
        </w:rPr>
      </w:r>
    </w:p>
    <w:p w:rsidR="00000000" w:rsidDel="00000000" w:rsidP="00000000" w:rsidRDefault="00000000" w:rsidRPr="00000000" w14:paraId="00000136">
      <w:pPr>
        <w:keepNext w:val="0"/>
        <w:keepLines w:val="0"/>
        <w:widowControl w:val="0"/>
        <w:pBdr>
          <w:top w:space="0" w:sz="0" w:val="nil"/>
          <w:left w:space="0" w:sz="0" w:val="nil"/>
          <w:bottom w:space="0" w:sz="0" w:val="nil"/>
          <w:right w:space="0" w:sz="0" w:val="nil"/>
          <w:between w:space="0" w:sz="0" w:val="nil"/>
        </w:pBdr>
        <w:shd w:fill="auto" w:val="clear"/>
        <w:ind w:left="810" w:firstLine="0"/>
        <w:rPr>
          <w:highlight w:val="white"/>
        </w:rPr>
      </w:pPr>
      <w:r w:rsidDel="00000000" w:rsidR="00000000" w:rsidRPr="00000000">
        <w:rPr>
          <w:highlight w:val="white"/>
          <w:rtl w:val="0"/>
        </w:rPr>
        <w:t xml:space="preserve">    var username = '{{user.username}}'; </w:t>
      </w:r>
    </w:p>
    <w:p w:rsidR="00000000" w:rsidDel="00000000" w:rsidP="00000000" w:rsidRDefault="00000000" w:rsidRPr="00000000" w14:paraId="00000137">
      <w:pPr>
        <w:keepNext w:val="0"/>
        <w:keepLines w:val="0"/>
        <w:widowControl w:val="0"/>
        <w:pBdr>
          <w:top w:space="0" w:sz="0" w:val="nil"/>
          <w:left w:space="0" w:sz="0" w:val="nil"/>
          <w:bottom w:space="0" w:sz="0" w:val="nil"/>
          <w:right w:space="0" w:sz="0" w:val="nil"/>
          <w:between w:space="0" w:sz="0" w:val="nil"/>
        </w:pBdr>
        <w:shd w:fill="auto" w:val="clear"/>
        <w:ind w:left="810" w:firstLine="0"/>
        <w:rPr>
          <w:highlight w:val="white"/>
        </w:rPr>
      </w:pPr>
      <w:r w:rsidDel="00000000" w:rsidR="00000000" w:rsidRPr="00000000">
        <w:rPr>
          <w:rtl w:val="0"/>
        </w:rPr>
      </w:r>
    </w:p>
    <w:p w:rsidR="00000000" w:rsidDel="00000000" w:rsidP="00000000" w:rsidRDefault="00000000" w:rsidRPr="00000000" w14:paraId="00000138">
      <w:pPr>
        <w:keepNext w:val="0"/>
        <w:keepLines w:val="0"/>
        <w:widowControl w:val="0"/>
        <w:pBdr>
          <w:top w:space="0" w:sz="0" w:val="nil"/>
          <w:left w:space="0" w:sz="0" w:val="nil"/>
          <w:bottom w:space="0" w:sz="0" w:val="nil"/>
          <w:right w:space="0" w:sz="0" w:val="nil"/>
          <w:between w:space="0" w:sz="0" w:val="nil"/>
        </w:pBdr>
        <w:shd w:fill="auto" w:val="clear"/>
        <w:ind w:left="810" w:firstLine="0"/>
        <w:rPr>
          <w:highlight w:val="white"/>
        </w:rPr>
      </w:pPr>
      <w:r w:rsidDel="00000000" w:rsidR="00000000" w:rsidRPr="00000000">
        <w:rPr>
          <w:highlight w:val="white"/>
          <w:rtl w:val="0"/>
        </w:rPr>
        <w:t xml:space="preserve">    var chatSocket = new WebSocket( // create new WebSocket object chatSocket when render room.html</w:t>
      </w:r>
    </w:p>
    <w:p w:rsidR="00000000" w:rsidDel="00000000" w:rsidP="00000000" w:rsidRDefault="00000000" w:rsidRPr="00000000" w14:paraId="00000139">
      <w:pPr>
        <w:keepNext w:val="0"/>
        <w:keepLines w:val="0"/>
        <w:widowControl w:val="0"/>
        <w:pBdr>
          <w:top w:space="0" w:sz="0" w:val="nil"/>
          <w:left w:space="0" w:sz="0" w:val="nil"/>
          <w:bottom w:space="0" w:sz="0" w:val="nil"/>
          <w:right w:space="0" w:sz="0" w:val="nil"/>
          <w:between w:space="0" w:sz="0" w:val="nil"/>
        </w:pBdr>
        <w:shd w:fill="auto" w:val="clear"/>
        <w:ind w:left="810" w:firstLine="0"/>
        <w:rPr>
          <w:highlight w:val="white"/>
        </w:rPr>
      </w:pPr>
      <w:r w:rsidDel="00000000" w:rsidR="00000000" w:rsidRPr="00000000">
        <w:rPr>
          <w:highlight w:val="white"/>
          <w:rtl w:val="0"/>
        </w:rPr>
        <w:t xml:space="preserve">        'ws://' + window.location.host + // create url to connect to</w:t>
      </w:r>
    </w:p>
    <w:p w:rsidR="00000000" w:rsidDel="00000000" w:rsidP="00000000" w:rsidRDefault="00000000" w:rsidRPr="00000000" w14:paraId="0000013A">
      <w:pPr>
        <w:keepNext w:val="0"/>
        <w:keepLines w:val="0"/>
        <w:widowControl w:val="0"/>
        <w:pBdr>
          <w:top w:space="0" w:sz="0" w:val="nil"/>
          <w:left w:space="0" w:sz="0" w:val="nil"/>
          <w:bottom w:space="0" w:sz="0" w:val="nil"/>
          <w:right w:space="0" w:sz="0" w:val="nil"/>
          <w:between w:space="0" w:sz="0" w:val="nil"/>
        </w:pBdr>
        <w:shd w:fill="auto" w:val="clear"/>
        <w:ind w:left="810" w:firstLine="0"/>
        <w:rPr>
          <w:highlight w:val="white"/>
        </w:rPr>
      </w:pPr>
      <w:r w:rsidDel="00000000" w:rsidR="00000000" w:rsidRPr="00000000">
        <w:rPr>
          <w:highlight w:val="white"/>
          <w:rtl w:val="0"/>
        </w:rPr>
        <w:t xml:space="preserve">        '/ws/chat/' + roomName + '/');</w:t>
      </w:r>
    </w:p>
    <w:p w:rsidR="00000000" w:rsidDel="00000000" w:rsidP="00000000" w:rsidRDefault="00000000" w:rsidRPr="00000000" w14:paraId="0000013B">
      <w:pPr>
        <w:keepNext w:val="0"/>
        <w:keepLines w:val="0"/>
        <w:widowControl w:val="0"/>
        <w:pBdr>
          <w:top w:space="0" w:sz="0" w:val="nil"/>
          <w:left w:space="0" w:sz="0" w:val="nil"/>
          <w:bottom w:space="0" w:sz="0" w:val="nil"/>
          <w:right w:space="0" w:sz="0" w:val="nil"/>
          <w:between w:space="0" w:sz="0" w:val="nil"/>
        </w:pBdr>
        <w:shd w:fill="auto" w:val="clear"/>
        <w:ind w:left="810" w:firstLine="0"/>
        <w:rPr>
          <w:highlight w:val="white"/>
        </w:rPr>
      </w:pPr>
      <w:r w:rsidDel="00000000" w:rsidR="00000000" w:rsidRPr="00000000">
        <w:rPr>
          <w:rtl w:val="0"/>
        </w:rPr>
      </w:r>
    </w:p>
    <w:p w:rsidR="00000000" w:rsidDel="00000000" w:rsidP="00000000" w:rsidRDefault="00000000" w:rsidRPr="00000000" w14:paraId="0000013C">
      <w:pPr>
        <w:keepNext w:val="0"/>
        <w:keepLines w:val="0"/>
        <w:widowControl w:val="0"/>
        <w:pBdr>
          <w:top w:space="0" w:sz="0" w:val="nil"/>
          <w:left w:space="0" w:sz="0" w:val="nil"/>
          <w:bottom w:space="0" w:sz="0" w:val="nil"/>
          <w:right w:space="0" w:sz="0" w:val="nil"/>
          <w:between w:space="0" w:sz="0" w:val="nil"/>
        </w:pBdr>
        <w:shd w:fill="auto" w:val="clear"/>
        <w:ind w:left="810" w:firstLine="0"/>
        <w:rPr>
          <w:highlight w:val="white"/>
        </w:rPr>
      </w:pPr>
      <w:r w:rsidDel="00000000" w:rsidR="00000000" w:rsidRPr="00000000">
        <w:rPr>
          <w:highlight w:val="white"/>
          <w:rtl w:val="0"/>
        </w:rPr>
        <w:t xml:space="preserve">    chatSocket.onmessage = function(e) { // when chatSocket receives a message event</w:t>
      </w:r>
    </w:p>
    <w:p w:rsidR="00000000" w:rsidDel="00000000" w:rsidP="00000000" w:rsidRDefault="00000000" w:rsidRPr="00000000" w14:paraId="0000013D">
      <w:pPr>
        <w:keepNext w:val="0"/>
        <w:keepLines w:val="0"/>
        <w:widowControl w:val="0"/>
        <w:pBdr>
          <w:top w:space="0" w:sz="0" w:val="nil"/>
          <w:left w:space="0" w:sz="0" w:val="nil"/>
          <w:bottom w:space="0" w:sz="0" w:val="nil"/>
          <w:right w:space="0" w:sz="0" w:val="nil"/>
          <w:between w:space="0" w:sz="0" w:val="nil"/>
        </w:pBdr>
        <w:shd w:fill="auto" w:val="clear"/>
        <w:ind w:left="810" w:firstLine="0"/>
        <w:rPr>
          <w:highlight w:val="white"/>
        </w:rPr>
      </w:pPr>
      <w:r w:rsidDel="00000000" w:rsidR="00000000" w:rsidRPr="00000000">
        <w:rPr>
          <w:highlight w:val="white"/>
          <w:rtl w:val="0"/>
        </w:rPr>
        <w:t xml:space="preserve">        var data = JSON.parse(e.data); // get message event data</w:t>
      </w:r>
    </w:p>
    <w:p w:rsidR="00000000" w:rsidDel="00000000" w:rsidP="00000000" w:rsidRDefault="00000000" w:rsidRPr="00000000" w14:paraId="0000013E">
      <w:pPr>
        <w:keepNext w:val="0"/>
        <w:keepLines w:val="0"/>
        <w:widowControl w:val="0"/>
        <w:pBdr>
          <w:top w:space="0" w:sz="0" w:val="nil"/>
          <w:left w:space="0" w:sz="0" w:val="nil"/>
          <w:bottom w:space="0" w:sz="0" w:val="nil"/>
          <w:right w:space="0" w:sz="0" w:val="nil"/>
          <w:between w:space="0" w:sz="0" w:val="nil"/>
        </w:pBdr>
        <w:shd w:fill="auto" w:val="clear"/>
        <w:ind w:left="810" w:firstLine="0"/>
        <w:rPr>
          <w:highlight w:val="white"/>
        </w:rPr>
      </w:pPr>
      <w:r w:rsidDel="00000000" w:rsidR="00000000" w:rsidRPr="00000000">
        <w:rPr>
          <w:highlight w:val="white"/>
          <w:rtl w:val="0"/>
        </w:rPr>
        <w:t xml:space="preserve">        var message = data['message']; // from data get message</w:t>
      </w:r>
    </w:p>
    <w:p w:rsidR="00000000" w:rsidDel="00000000" w:rsidP="00000000" w:rsidRDefault="00000000" w:rsidRPr="00000000" w14:paraId="0000013F">
      <w:pPr>
        <w:keepNext w:val="0"/>
        <w:keepLines w:val="0"/>
        <w:widowControl w:val="0"/>
        <w:pBdr>
          <w:top w:space="0" w:sz="0" w:val="nil"/>
          <w:left w:space="0" w:sz="0" w:val="nil"/>
          <w:bottom w:space="0" w:sz="0" w:val="nil"/>
          <w:right w:space="0" w:sz="0" w:val="nil"/>
          <w:between w:space="0" w:sz="0" w:val="nil"/>
        </w:pBdr>
        <w:shd w:fill="auto" w:val="clear"/>
        <w:ind w:left="810" w:firstLine="0"/>
        <w:rPr>
          <w:highlight w:val="white"/>
        </w:rPr>
      </w:pPr>
      <w:r w:rsidDel="00000000" w:rsidR="00000000" w:rsidRPr="00000000">
        <w:rPr>
          <w:highlight w:val="white"/>
          <w:rtl w:val="0"/>
        </w:rPr>
        <w:t xml:space="preserve">        var userN = data['username']; // from data get username</w:t>
      </w:r>
    </w:p>
    <w:p w:rsidR="00000000" w:rsidDel="00000000" w:rsidP="00000000" w:rsidRDefault="00000000" w:rsidRPr="00000000" w14:paraId="00000140">
      <w:pPr>
        <w:keepNext w:val="0"/>
        <w:keepLines w:val="0"/>
        <w:widowControl w:val="0"/>
        <w:pBdr>
          <w:top w:space="0" w:sz="0" w:val="nil"/>
          <w:left w:space="0" w:sz="0" w:val="nil"/>
          <w:bottom w:space="0" w:sz="0" w:val="nil"/>
          <w:right w:space="0" w:sz="0" w:val="nil"/>
          <w:between w:space="0" w:sz="0" w:val="nil"/>
        </w:pBdr>
        <w:shd w:fill="auto" w:val="clear"/>
        <w:ind w:left="810" w:firstLine="0"/>
        <w:rPr>
          <w:highlight w:val="white"/>
        </w:rPr>
      </w:pPr>
      <w:r w:rsidDel="00000000" w:rsidR="00000000" w:rsidRPr="00000000">
        <w:rPr>
          <w:highlight w:val="white"/>
          <w:rtl w:val="0"/>
        </w:rPr>
        <w:t xml:space="preserve">        console.log(message); // use for debug </w:t>
      </w:r>
    </w:p>
    <w:p w:rsidR="00000000" w:rsidDel="00000000" w:rsidP="00000000" w:rsidRDefault="00000000" w:rsidRPr="00000000" w14:paraId="00000141">
      <w:pPr>
        <w:keepNext w:val="0"/>
        <w:keepLines w:val="0"/>
        <w:widowControl w:val="0"/>
        <w:pBdr>
          <w:top w:space="0" w:sz="0" w:val="nil"/>
          <w:left w:space="0" w:sz="0" w:val="nil"/>
          <w:bottom w:space="0" w:sz="0" w:val="nil"/>
          <w:right w:space="0" w:sz="0" w:val="nil"/>
          <w:between w:space="0" w:sz="0" w:val="nil"/>
        </w:pBdr>
        <w:shd w:fill="auto" w:val="clear"/>
        <w:ind w:left="810" w:firstLine="0"/>
        <w:rPr>
          <w:highlight w:val="white"/>
        </w:rPr>
      </w:pPr>
      <w:r w:rsidDel="00000000" w:rsidR="00000000" w:rsidRPr="00000000">
        <w:rPr>
          <w:highlight w:val="white"/>
          <w:rtl w:val="0"/>
        </w:rPr>
        <w:t xml:space="preserve">        document.querySelector('#chat-log').value += (userN + ": " + message + '\n'); // append chat log with new username and message</w:t>
      </w:r>
    </w:p>
    <w:p w:rsidR="00000000" w:rsidDel="00000000" w:rsidP="00000000" w:rsidRDefault="00000000" w:rsidRPr="00000000" w14:paraId="00000142">
      <w:pPr>
        <w:keepNext w:val="0"/>
        <w:keepLines w:val="0"/>
        <w:widowControl w:val="0"/>
        <w:pBdr>
          <w:top w:space="0" w:sz="0" w:val="nil"/>
          <w:left w:space="0" w:sz="0" w:val="nil"/>
          <w:bottom w:space="0" w:sz="0" w:val="nil"/>
          <w:right w:space="0" w:sz="0" w:val="nil"/>
          <w:between w:space="0" w:sz="0" w:val="nil"/>
        </w:pBdr>
        <w:shd w:fill="auto" w:val="clear"/>
        <w:ind w:left="810" w:firstLine="0"/>
        <w:rPr>
          <w:highlight w:val="white"/>
        </w:rPr>
      </w:pPr>
      <w:r w:rsidDel="00000000" w:rsidR="00000000" w:rsidRPr="00000000">
        <w:rPr>
          <w:highlight w:val="white"/>
          <w:rtl w:val="0"/>
        </w:rPr>
        <w:t xml:space="preserve">    };</w:t>
      </w:r>
    </w:p>
    <w:p w:rsidR="00000000" w:rsidDel="00000000" w:rsidP="00000000" w:rsidRDefault="00000000" w:rsidRPr="00000000" w14:paraId="00000143">
      <w:pPr>
        <w:keepNext w:val="0"/>
        <w:keepLines w:val="0"/>
        <w:widowControl w:val="0"/>
        <w:pBdr>
          <w:top w:space="0" w:sz="0" w:val="nil"/>
          <w:left w:space="0" w:sz="0" w:val="nil"/>
          <w:bottom w:space="0" w:sz="0" w:val="nil"/>
          <w:right w:space="0" w:sz="0" w:val="nil"/>
          <w:between w:space="0" w:sz="0" w:val="nil"/>
        </w:pBdr>
        <w:shd w:fill="auto" w:val="clear"/>
        <w:ind w:left="810" w:firstLine="0"/>
        <w:rPr>
          <w:highlight w:val="white"/>
        </w:rPr>
      </w:pPr>
      <w:r w:rsidDel="00000000" w:rsidR="00000000" w:rsidRPr="00000000">
        <w:rPr>
          <w:rtl w:val="0"/>
        </w:rPr>
      </w:r>
    </w:p>
    <w:p w:rsidR="00000000" w:rsidDel="00000000" w:rsidP="00000000" w:rsidRDefault="00000000" w:rsidRPr="00000000" w14:paraId="00000144">
      <w:pPr>
        <w:keepNext w:val="0"/>
        <w:keepLines w:val="0"/>
        <w:widowControl w:val="0"/>
        <w:pBdr>
          <w:top w:space="0" w:sz="0" w:val="nil"/>
          <w:left w:space="0" w:sz="0" w:val="nil"/>
          <w:bottom w:space="0" w:sz="0" w:val="nil"/>
          <w:right w:space="0" w:sz="0" w:val="nil"/>
          <w:between w:space="0" w:sz="0" w:val="nil"/>
        </w:pBdr>
        <w:shd w:fill="auto" w:val="clear"/>
        <w:ind w:left="810" w:firstLine="0"/>
        <w:rPr>
          <w:highlight w:val="white"/>
        </w:rPr>
      </w:pPr>
      <w:r w:rsidDel="00000000" w:rsidR="00000000" w:rsidRPr="00000000">
        <w:rPr>
          <w:highlight w:val="white"/>
          <w:rtl w:val="0"/>
        </w:rPr>
        <w:t xml:space="preserve">    chatSocket.onclose = function(e) { // when chatSocket closes</w:t>
      </w:r>
    </w:p>
    <w:p w:rsidR="00000000" w:rsidDel="00000000" w:rsidP="00000000" w:rsidRDefault="00000000" w:rsidRPr="00000000" w14:paraId="00000145">
      <w:pPr>
        <w:keepNext w:val="0"/>
        <w:keepLines w:val="0"/>
        <w:widowControl w:val="0"/>
        <w:pBdr>
          <w:top w:space="0" w:sz="0" w:val="nil"/>
          <w:left w:space="0" w:sz="0" w:val="nil"/>
          <w:bottom w:space="0" w:sz="0" w:val="nil"/>
          <w:right w:space="0" w:sz="0" w:val="nil"/>
          <w:between w:space="0" w:sz="0" w:val="nil"/>
        </w:pBdr>
        <w:shd w:fill="auto" w:val="clear"/>
        <w:ind w:left="810" w:firstLine="0"/>
        <w:rPr>
          <w:highlight w:val="white"/>
        </w:rPr>
      </w:pPr>
      <w:r w:rsidDel="00000000" w:rsidR="00000000" w:rsidRPr="00000000">
        <w:rPr>
          <w:highlight w:val="white"/>
          <w:rtl w:val="0"/>
        </w:rPr>
        <w:t xml:space="preserve">        console.error('Chat socket closed unexpectedly');</w:t>
      </w:r>
    </w:p>
    <w:p w:rsidR="00000000" w:rsidDel="00000000" w:rsidP="00000000" w:rsidRDefault="00000000" w:rsidRPr="00000000" w14:paraId="00000146">
      <w:pPr>
        <w:keepNext w:val="0"/>
        <w:keepLines w:val="0"/>
        <w:widowControl w:val="0"/>
        <w:pBdr>
          <w:top w:space="0" w:sz="0" w:val="nil"/>
          <w:left w:space="0" w:sz="0" w:val="nil"/>
          <w:bottom w:space="0" w:sz="0" w:val="nil"/>
          <w:right w:space="0" w:sz="0" w:val="nil"/>
          <w:between w:space="0" w:sz="0" w:val="nil"/>
        </w:pBdr>
        <w:shd w:fill="auto" w:val="clear"/>
        <w:ind w:left="810" w:firstLine="0"/>
        <w:rPr>
          <w:highlight w:val="white"/>
        </w:rPr>
      </w:pPr>
      <w:r w:rsidDel="00000000" w:rsidR="00000000" w:rsidRPr="00000000">
        <w:rPr>
          <w:highlight w:val="white"/>
          <w:rtl w:val="0"/>
        </w:rPr>
        <w:t xml:space="preserve">    };</w:t>
      </w:r>
    </w:p>
    <w:p w:rsidR="00000000" w:rsidDel="00000000" w:rsidP="00000000" w:rsidRDefault="00000000" w:rsidRPr="00000000" w14:paraId="00000147">
      <w:pPr>
        <w:keepNext w:val="0"/>
        <w:keepLines w:val="0"/>
        <w:widowControl w:val="0"/>
        <w:pBdr>
          <w:top w:space="0" w:sz="0" w:val="nil"/>
          <w:left w:space="0" w:sz="0" w:val="nil"/>
          <w:bottom w:space="0" w:sz="0" w:val="nil"/>
          <w:right w:space="0" w:sz="0" w:val="nil"/>
          <w:between w:space="0" w:sz="0" w:val="nil"/>
        </w:pBdr>
        <w:shd w:fill="auto" w:val="clear"/>
        <w:ind w:left="810" w:firstLine="0"/>
        <w:rPr>
          <w:highlight w:val="white"/>
        </w:rPr>
      </w:pPr>
      <w:r w:rsidDel="00000000" w:rsidR="00000000" w:rsidRPr="00000000">
        <w:rPr>
          <w:rtl w:val="0"/>
        </w:rPr>
      </w:r>
    </w:p>
    <w:p w:rsidR="00000000" w:rsidDel="00000000" w:rsidP="00000000" w:rsidRDefault="00000000" w:rsidRPr="00000000" w14:paraId="00000148">
      <w:pPr>
        <w:keepNext w:val="0"/>
        <w:keepLines w:val="0"/>
        <w:widowControl w:val="0"/>
        <w:pBdr>
          <w:top w:space="0" w:sz="0" w:val="nil"/>
          <w:left w:space="0" w:sz="0" w:val="nil"/>
          <w:bottom w:space="0" w:sz="0" w:val="nil"/>
          <w:right w:space="0" w:sz="0" w:val="nil"/>
          <w:between w:space="0" w:sz="0" w:val="nil"/>
        </w:pBdr>
        <w:shd w:fill="auto" w:val="clear"/>
        <w:ind w:left="810" w:firstLine="0"/>
        <w:rPr>
          <w:highlight w:val="white"/>
        </w:rPr>
      </w:pPr>
      <w:r w:rsidDel="00000000" w:rsidR="00000000" w:rsidRPr="00000000">
        <w:rPr>
          <w:highlight w:val="white"/>
          <w:rtl w:val="0"/>
        </w:rPr>
        <w:t xml:space="preserve">    document.querySelector('#chat-message-input').focus();</w:t>
      </w:r>
    </w:p>
    <w:p w:rsidR="00000000" w:rsidDel="00000000" w:rsidP="00000000" w:rsidRDefault="00000000" w:rsidRPr="00000000" w14:paraId="00000149">
      <w:pPr>
        <w:keepNext w:val="0"/>
        <w:keepLines w:val="0"/>
        <w:widowControl w:val="0"/>
        <w:pBdr>
          <w:top w:space="0" w:sz="0" w:val="nil"/>
          <w:left w:space="0" w:sz="0" w:val="nil"/>
          <w:bottom w:space="0" w:sz="0" w:val="nil"/>
          <w:right w:space="0" w:sz="0" w:val="nil"/>
          <w:between w:space="0" w:sz="0" w:val="nil"/>
        </w:pBdr>
        <w:shd w:fill="auto" w:val="clear"/>
        <w:ind w:left="810" w:firstLine="0"/>
        <w:rPr>
          <w:highlight w:val="white"/>
        </w:rPr>
      </w:pPr>
      <w:r w:rsidDel="00000000" w:rsidR="00000000" w:rsidRPr="00000000">
        <w:rPr>
          <w:highlight w:val="white"/>
          <w:rtl w:val="0"/>
        </w:rPr>
        <w:t xml:space="preserve">    document.querySelector('#chat-message-input').onkeyup = function(e) { // when key is pressed</w:t>
      </w:r>
    </w:p>
    <w:p w:rsidR="00000000" w:rsidDel="00000000" w:rsidP="00000000" w:rsidRDefault="00000000" w:rsidRPr="00000000" w14:paraId="0000014A">
      <w:pPr>
        <w:keepNext w:val="0"/>
        <w:keepLines w:val="0"/>
        <w:widowControl w:val="0"/>
        <w:pBdr>
          <w:top w:space="0" w:sz="0" w:val="nil"/>
          <w:left w:space="0" w:sz="0" w:val="nil"/>
          <w:bottom w:space="0" w:sz="0" w:val="nil"/>
          <w:right w:space="0" w:sz="0" w:val="nil"/>
          <w:between w:space="0" w:sz="0" w:val="nil"/>
        </w:pBdr>
        <w:shd w:fill="auto" w:val="clear"/>
        <w:ind w:left="810" w:firstLine="0"/>
        <w:rPr>
          <w:highlight w:val="white"/>
        </w:rPr>
      </w:pPr>
      <w:r w:rsidDel="00000000" w:rsidR="00000000" w:rsidRPr="00000000">
        <w:rPr>
          <w:highlight w:val="white"/>
          <w:rtl w:val="0"/>
        </w:rPr>
        <w:t xml:space="preserve">        if (e.keyCode === 13) { // if user presses enter key</w:t>
      </w:r>
    </w:p>
    <w:p w:rsidR="00000000" w:rsidDel="00000000" w:rsidP="00000000" w:rsidRDefault="00000000" w:rsidRPr="00000000" w14:paraId="0000014B">
      <w:pPr>
        <w:keepNext w:val="0"/>
        <w:keepLines w:val="0"/>
        <w:widowControl w:val="0"/>
        <w:pBdr>
          <w:top w:space="0" w:sz="0" w:val="nil"/>
          <w:left w:space="0" w:sz="0" w:val="nil"/>
          <w:bottom w:space="0" w:sz="0" w:val="nil"/>
          <w:right w:space="0" w:sz="0" w:val="nil"/>
          <w:between w:space="0" w:sz="0" w:val="nil"/>
        </w:pBdr>
        <w:shd w:fill="auto" w:val="clear"/>
        <w:ind w:left="810" w:firstLine="0"/>
        <w:rPr>
          <w:highlight w:val="white"/>
        </w:rPr>
      </w:pPr>
      <w:r w:rsidDel="00000000" w:rsidR="00000000" w:rsidRPr="00000000">
        <w:rPr>
          <w:highlight w:val="white"/>
          <w:rtl w:val="0"/>
        </w:rPr>
        <w:t xml:space="preserve">            document.querySelector('#chat-message-submit').click(); // force onclick event</w:t>
      </w:r>
    </w:p>
    <w:p w:rsidR="00000000" w:rsidDel="00000000" w:rsidP="00000000" w:rsidRDefault="00000000" w:rsidRPr="00000000" w14:paraId="0000014C">
      <w:pPr>
        <w:keepNext w:val="0"/>
        <w:keepLines w:val="0"/>
        <w:widowControl w:val="0"/>
        <w:pBdr>
          <w:top w:space="0" w:sz="0" w:val="nil"/>
          <w:left w:space="0" w:sz="0" w:val="nil"/>
          <w:bottom w:space="0" w:sz="0" w:val="nil"/>
          <w:right w:space="0" w:sz="0" w:val="nil"/>
          <w:between w:space="0" w:sz="0" w:val="nil"/>
        </w:pBdr>
        <w:shd w:fill="auto" w:val="clear"/>
        <w:ind w:left="810" w:firstLine="0"/>
        <w:rPr>
          <w:highlight w:val="white"/>
        </w:rPr>
      </w:pPr>
      <w:r w:rsidDel="00000000" w:rsidR="00000000" w:rsidRPr="00000000">
        <w:rPr>
          <w:highlight w:val="white"/>
          <w:rtl w:val="0"/>
        </w:rPr>
        <w:t xml:space="preserve">        }</w:t>
      </w:r>
    </w:p>
    <w:p w:rsidR="00000000" w:rsidDel="00000000" w:rsidP="00000000" w:rsidRDefault="00000000" w:rsidRPr="00000000" w14:paraId="0000014D">
      <w:pPr>
        <w:keepNext w:val="0"/>
        <w:keepLines w:val="0"/>
        <w:widowControl w:val="0"/>
        <w:pBdr>
          <w:top w:space="0" w:sz="0" w:val="nil"/>
          <w:left w:space="0" w:sz="0" w:val="nil"/>
          <w:bottom w:space="0" w:sz="0" w:val="nil"/>
          <w:right w:space="0" w:sz="0" w:val="nil"/>
          <w:between w:space="0" w:sz="0" w:val="nil"/>
        </w:pBdr>
        <w:shd w:fill="auto" w:val="clear"/>
        <w:ind w:left="810" w:firstLine="0"/>
        <w:rPr>
          <w:highlight w:val="white"/>
        </w:rPr>
      </w:pPr>
      <w:r w:rsidDel="00000000" w:rsidR="00000000" w:rsidRPr="00000000">
        <w:rPr>
          <w:highlight w:val="white"/>
          <w:rtl w:val="0"/>
        </w:rPr>
        <w:t xml:space="preserve">    };</w:t>
      </w:r>
    </w:p>
    <w:p w:rsidR="00000000" w:rsidDel="00000000" w:rsidP="00000000" w:rsidRDefault="00000000" w:rsidRPr="00000000" w14:paraId="0000014E">
      <w:pPr>
        <w:keepNext w:val="0"/>
        <w:keepLines w:val="0"/>
        <w:widowControl w:val="0"/>
        <w:pBdr>
          <w:top w:space="0" w:sz="0" w:val="nil"/>
          <w:left w:space="0" w:sz="0" w:val="nil"/>
          <w:bottom w:space="0" w:sz="0" w:val="nil"/>
          <w:right w:space="0" w:sz="0" w:val="nil"/>
          <w:between w:space="0" w:sz="0" w:val="nil"/>
        </w:pBdr>
        <w:shd w:fill="auto" w:val="clear"/>
        <w:ind w:left="810" w:firstLine="0"/>
        <w:rPr>
          <w:highlight w:val="white"/>
        </w:rPr>
      </w:pPr>
      <w:r w:rsidDel="00000000" w:rsidR="00000000" w:rsidRPr="00000000">
        <w:rPr>
          <w:rtl w:val="0"/>
        </w:rPr>
      </w:r>
    </w:p>
    <w:p w:rsidR="00000000" w:rsidDel="00000000" w:rsidP="00000000" w:rsidRDefault="00000000" w:rsidRPr="00000000" w14:paraId="0000014F">
      <w:pPr>
        <w:keepNext w:val="0"/>
        <w:keepLines w:val="0"/>
        <w:widowControl w:val="0"/>
        <w:pBdr>
          <w:top w:space="0" w:sz="0" w:val="nil"/>
          <w:left w:space="0" w:sz="0" w:val="nil"/>
          <w:bottom w:space="0" w:sz="0" w:val="nil"/>
          <w:right w:space="0" w:sz="0" w:val="nil"/>
          <w:between w:space="0" w:sz="0" w:val="nil"/>
        </w:pBdr>
        <w:shd w:fill="auto" w:val="clear"/>
        <w:ind w:left="810" w:firstLine="0"/>
        <w:rPr>
          <w:highlight w:val="white"/>
        </w:rPr>
      </w:pPr>
      <w:r w:rsidDel="00000000" w:rsidR="00000000" w:rsidRPr="00000000">
        <w:rPr>
          <w:highlight w:val="white"/>
          <w:rtl w:val="0"/>
        </w:rPr>
        <w:t xml:space="preserve">    document.querySelector('#chat-message-submit').onclick = function(e) { // onclick event (when user clicks send button)</w:t>
      </w:r>
    </w:p>
    <w:p w:rsidR="00000000" w:rsidDel="00000000" w:rsidP="00000000" w:rsidRDefault="00000000" w:rsidRPr="00000000" w14:paraId="00000150">
      <w:pPr>
        <w:keepNext w:val="0"/>
        <w:keepLines w:val="0"/>
        <w:widowControl w:val="0"/>
        <w:pBdr>
          <w:top w:space="0" w:sz="0" w:val="nil"/>
          <w:left w:space="0" w:sz="0" w:val="nil"/>
          <w:bottom w:space="0" w:sz="0" w:val="nil"/>
          <w:right w:space="0" w:sz="0" w:val="nil"/>
          <w:between w:space="0" w:sz="0" w:val="nil"/>
        </w:pBdr>
        <w:shd w:fill="auto" w:val="clear"/>
        <w:ind w:left="810" w:firstLine="0"/>
        <w:rPr>
          <w:highlight w:val="white"/>
        </w:rPr>
      </w:pPr>
      <w:r w:rsidDel="00000000" w:rsidR="00000000" w:rsidRPr="00000000">
        <w:rPr>
          <w:highlight w:val="white"/>
          <w:rtl w:val="0"/>
        </w:rPr>
        <w:t xml:space="preserve">        var messageInputDom = document.querySelector('#chat-message-input'); // get value from chat-message-input text box</w:t>
      </w:r>
    </w:p>
    <w:p w:rsidR="00000000" w:rsidDel="00000000" w:rsidP="00000000" w:rsidRDefault="00000000" w:rsidRPr="00000000" w14:paraId="00000151">
      <w:pPr>
        <w:keepNext w:val="0"/>
        <w:keepLines w:val="0"/>
        <w:widowControl w:val="0"/>
        <w:pBdr>
          <w:top w:space="0" w:sz="0" w:val="nil"/>
          <w:left w:space="0" w:sz="0" w:val="nil"/>
          <w:bottom w:space="0" w:sz="0" w:val="nil"/>
          <w:right w:space="0" w:sz="0" w:val="nil"/>
          <w:between w:space="0" w:sz="0" w:val="nil"/>
        </w:pBdr>
        <w:shd w:fill="auto" w:val="clear"/>
        <w:ind w:left="810" w:firstLine="0"/>
        <w:rPr>
          <w:highlight w:val="white"/>
        </w:rPr>
      </w:pPr>
      <w:r w:rsidDel="00000000" w:rsidR="00000000" w:rsidRPr="00000000">
        <w:rPr>
          <w:highlight w:val="white"/>
          <w:rtl w:val="0"/>
        </w:rPr>
        <w:t xml:space="preserve">        var message = messageInputDom.value;</w:t>
      </w:r>
    </w:p>
    <w:p w:rsidR="00000000" w:rsidDel="00000000" w:rsidP="00000000" w:rsidRDefault="00000000" w:rsidRPr="00000000" w14:paraId="00000152">
      <w:pPr>
        <w:keepNext w:val="0"/>
        <w:keepLines w:val="0"/>
        <w:widowControl w:val="0"/>
        <w:pBdr>
          <w:top w:space="0" w:sz="0" w:val="nil"/>
          <w:left w:space="0" w:sz="0" w:val="nil"/>
          <w:bottom w:space="0" w:sz="0" w:val="nil"/>
          <w:right w:space="0" w:sz="0" w:val="nil"/>
          <w:between w:space="0" w:sz="0" w:val="nil"/>
        </w:pBdr>
        <w:shd w:fill="auto" w:val="clear"/>
        <w:ind w:left="810" w:firstLine="0"/>
        <w:rPr>
          <w:highlight w:val="white"/>
        </w:rPr>
      </w:pPr>
      <w:r w:rsidDel="00000000" w:rsidR="00000000" w:rsidRPr="00000000">
        <w:rPr>
          <w:highlight w:val="white"/>
          <w:rtl w:val="0"/>
        </w:rPr>
        <w:t xml:space="preserve">        var my_message = JSON.stringify({'message': message, 'name': '{{user.username}}'}) // convert to JSON</w:t>
      </w:r>
    </w:p>
    <w:p w:rsidR="00000000" w:rsidDel="00000000" w:rsidP="00000000" w:rsidRDefault="00000000" w:rsidRPr="00000000" w14:paraId="00000153">
      <w:pPr>
        <w:keepNext w:val="0"/>
        <w:keepLines w:val="0"/>
        <w:widowControl w:val="0"/>
        <w:pBdr>
          <w:top w:space="0" w:sz="0" w:val="nil"/>
          <w:left w:space="0" w:sz="0" w:val="nil"/>
          <w:bottom w:space="0" w:sz="0" w:val="nil"/>
          <w:right w:space="0" w:sz="0" w:val="nil"/>
          <w:between w:space="0" w:sz="0" w:val="nil"/>
        </w:pBdr>
        <w:shd w:fill="auto" w:val="clear"/>
        <w:ind w:left="810" w:firstLine="0"/>
        <w:rPr>
          <w:highlight w:val="white"/>
        </w:rPr>
      </w:pPr>
      <w:r w:rsidDel="00000000" w:rsidR="00000000" w:rsidRPr="00000000">
        <w:rPr>
          <w:highlight w:val="white"/>
          <w:rtl w:val="0"/>
        </w:rPr>
        <w:t xml:space="preserve">        chatSocket.send(my_message); // send message (data) to server over webSocket</w:t>
      </w:r>
    </w:p>
    <w:p w:rsidR="00000000" w:rsidDel="00000000" w:rsidP="00000000" w:rsidRDefault="00000000" w:rsidRPr="00000000" w14:paraId="00000154">
      <w:pPr>
        <w:keepNext w:val="0"/>
        <w:keepLines w:val="0"/>
        <w:widowControl w:val="0"/>
        <w:pBdr>
          <w:top w:space="0" w:sz="0" w:val="nil"/>
          <w:left w:space="0" w:sz="0" w:val="nil"/>
          <w:bottom w:space="0" w:sz="0" w:val="nil"/>
          <w:right w:space="0" w:sz="0" w:val="nil"/>
          <w:between w:space="0" w:sz="0" w:val="nil"/>
        </w:pBdr>
        <w:shd w:fill="auto" w:val="clear"/>
        <w:ind w:left="810" w:firstLine="0"/>
        <w:rPr>
          <w:highlight w:val="white"/>
        </w:rPr>
      </w:pPr>
      <w:r w:rsidDel="00000000" w:rsidR="00000000" w:rsidRPr="00000000">
        <w:rPr>
          <w:highlight w:val="white"/>
          <w:rtl w:val="0"/>
        </w:rPr>
        <w:t xml:space="preserve">        messageInputDom.value = ''; // reset value of input to empty string</w:t>
      </w:r>
    </w:p>
    <w:p w:rsidR="00000000" w:rsidDel="00000000" w:rsidP="00000000" w:rsidRDefault="00000000" w:rsidRPr="00000000" w14:paraId="00000155">
      <w:pPr>
        <w:keepNext w:val="0"/>
        <w:keepLines w:val="0"/>
        <w:widowControl w:val="0"/>
        <w:pBdr>
          <w:top w:space="0" w:sz="0" w:val="nil"/>
          <w:left w:space="0" w:sz="0" w:val="nil"/>
          <w:bottom w:space="0" w:sz="0" w:val="nil"/>
          <w:right w:space="0" w:sz="0" w:val="nil"/>
          <w:between w:space="0" w:sz="0" w:val="nil"/>
        </w:pBdr>
        <w:shd w:fill="auto" w:val="clear"/>
        <w:ind w:left="810" w:firstLine="0"/>
        <w:rPr>
          <w:highlight w:val="white"/>
        </w:rPr>
      </w:pPr>
      <w:r w:rsidDel="00000000" w:rsidR="00000000" w:rsidRPr="00000000">
        <w:rPr>
          <w:highlight w:val="white"/>
          <w:rtl w:val="0"/>
        </w:rPr>
        <w:t xml:space="preserve">    };</w:t>
      </w:r>
    </w:p>
    <w:p w:rsidR="00000000" w:rsidDel="00000000" w:rsidP="00000000" w:rsidRDefault="00000000" w:rsidRPr="00000000" w14:paraId="00000156">
      <w:pPr>
        <w:keepNext w:val="0"/>
        <w:keepLines w:val="0"/>
        <w:widowControl w:val="0"/>
        <w:pBdr>
          <w:top w:space="0" w:sz="0" w:val="nil"/>
          <w:left w:space="0" w:sz="0" w:val="nil"/>
          <w:bottom w:space="0" w:sz="0" w:val="nil"/>
          <w:right w:space="0" w:sz="0" w:val="nil"/>
          <w:between w:space="0" w:sz="0" w:val="nil"/>
        </w:pBdr>
        <w:shd w:fill="auto" w:val="clear"/>
        <w:ind w:left="810" w:firstLine="0"/>
        <w:rPr>
          <w:highlight w:val="white"/>
        </w:rPr>
      </w:pPr>
      <w:r w:rsidDel="00000000" w:rsidR="00000000" w:rsidRPr="00000000">
        <w:rPr>
          <w:highlight w:val="white"/>
          <w:rtl w:val="0"/>
        </w:rPr>
        <w:t xml:space="preserve">&lt;/script&gt;</w:t>
      </w:r>
    </w:p>
    <w:p w:rsidR="00000000" w:rsidDel="00000000" w:rsidP="00000000" w:rsidRDefault="00000000" w:rsidRPr="00000000" w14:paraId="00000157">
      <w:pPr>
        <w:keepNext w:val="0"/>
        <w:keepLines w:val="0"/>
        <w:widowControl w:val="0"/>
        <w:pBdr>
          <w:top w:space="0" w:sz="0" w:val="nil"/>
          <w:left w:space="0" w:sz="0" w:val="nil"/>
          <w:bottom w:space="0" w:sz="0" w:val="nil"/>
          <w:right w:space="0" w:sz="0" w:val="nil"/>
          <w:between w:space="0" w:sz="0" w:val="nil"/>
        </w:pBdr>
        <w:shd w:fill="auto" w:val="clear"/>
        <w:ind w:left="810" w:firstLine="0"/>
        <w:rPr>
          <w:highlight w:val="white"/>
        </w:rPr>
      </w:pPr>
      <w:r w:rsidDel="00000000" w:rsidR="00000000" w:rsidRPr="00000000">
        <w:rPr>
          <w:highlight w:val="white"/>
          <w:rtl w:val="0"/>
        </w:rPr>
        <w:t xml:space="preserve">{% endblock content %}</w:t>
      </w:r>
    </w:p>
    <w:p w:rsidR="00000000" w:rsidDel="00000000" w:rsidP="00000000" w:rsidRDefault="00000000" w:rsidRPr="00000000" w14:paraId="00000158">
      <w:pPr>
        <w:keepNext w:val="0"/>
        <w:keepLines w:val="0"/>
        <w:widowControl w:val="0"/>
        <w:pBdr>
          <w:top w:space="0" w:sz="0" w:val="nil"/>
          <w:left w:space="0" w:sz="0" w:val="nil"/>
          <w:bottom w:space="0" w:sz="0" w:val="nil"/>
          <w:right w:space="0" w:sz="0" w:val="nil"/>
          <w:between w:space="0" w:sz="0" w:val="nil"/>
        </w:pBdr>
        <w:shd w:fill="auto" w:val="clear"/>
        <w:ind w:left="0" w:firstLine="0"/>
        <w:rPr>
          <w:highlight w:val="white"/>
        </w:rPr>
      </w:pPr>
      <w:r w:rsidDel="00000000" w:rsidR="00000000" w:rsidRPr="00000000">
        <w:rPr>
          <w:rtl w:val="0"/>
        </w:rPr>
      </w:r>
    </w:p>
    <w:p w:rsidR="00000000" w:rsidDel="00000000" w:rsidP="00000000" w:rsidRDefault="00000000" w:rsidRPr="00000000" w14:paraId="00000159">
      <w:pPr>
        <w:pStyle w:val="Heading1"/>
        <w:keepNext w:val="0"/>
        <w:keepLines w:val="0"/>
        <w:widowControl w:val="0"/>
        <w:numPr>
          <w:ilvl w:val="0"/>
          <w:numId w:val="9"/>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2et92p0" w:id="23"/>
      <w:bookmarkEnd w:id="23"/>
      <w:r w:rsidDel="00000000" w:rsidR="00000000" w:rsidRPr="00000000">
        <w:rPr>
          <w:rtl w:val="0"/>
        </w:rPr>
        <w:t xml:space="preserve">Classes and Methods  </w:t>
      </w:r>
      <w:r w:rsidDel="00000000" w:rsidR="00000000" w:rsidRPr="00000000">
        <w:rPr>
          <w:rtl w:val="0"/>
        </w:rPr>
      </w:r>
    </w:p>
    <w:p w:rsidR="00000000" w:rsidDel="00000000" w:rsidP="00000000" w:rsidRDefault="00000000" w:rsidRPr="00000000" w14:paraId="0000015A">
      <w:pPr>
        <w:keepNext w:val="0"/>
        <w:keepLines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15B">
      <w:pPr>
        <w:keepNext w:val="0"/>
        <w:keepLines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Django provides an automatic admin interface. Django may use an admin documentation generator (“admindocs”). </w:t>
      </w:r>
      <w:commentRangeStart w:id="15"/>
      <w:r w:rsidDel="00000000" w:rsidR="00000000" w:rsidRPr="00000000">
        <w:rPr>
          <w:rtl w:val="0"/>
        </w:rPr>
        <w:t xml:space="preserve">Django’s admindocs app </w:t>
      </w:r>
      <w:commentRangeEnd w:id="15"/>
      <w:r w:rsidDel="00000000" w:rsidR="00000000" w:rsidRPr="00000000">
        <w:commentReference w:id="15"/>
      </w:r>
      <w:r w:rsidDel="00000000" w:rsidR="00000000" w:rsidRPr="00000000">
        <w:rPr>
          <w:rtl w:val="0"/>
        </w:rPr>
        <w:t xml:space="preserve">pulls documentation from the docstrings of models, views, template tags, and template filters for any app in INSTALLED_APPS and makes that documentation available from the Django admin.</w:t>
      </w:r>
    </w:p>
    <w:p w:rsidR="00000000" w:rsidDel="00000000" w:rsidP="00000000" w:rsidRDefault="00000000" w:rsidRPr="00000000" w14:paraId="0000015C">
      <w:pPr>
        <w:keepNext w:val="0"/>
        <w:keepLines w:val="0"/>
        <w:widowControl w:val="0"/>
        <w:pBdr>
          <w:top w:space="0" w:sz="0" w:val="nil"/>
          <w:left w:space="0" w:sz="0" w:val="nil"/>
          <w:bottom w:space="0" w:sz="0" w:val="nil"/>
          <w:right w:space="0" w:sz="0" w:val="nil"/>
          <w:between w:space="0" w:sz="0" w:val="nil"/>
        </w:pBdr>
        <w:shd w:fill="auto" w:val="clear"/>
        <w:ind w:left="720" w:firstLine="0"/>
        <w:rPr>
          <w:highlight w:val="yellow"/>
        </w:rPr>
      </w:pPr>
      <w:r w:rsidDel="00000000" w:rsidR="00000000" w:rsidRPr="00000000">
        <w:rPr>
          <w:rtl w:val="0"/>
        </w:rPr>
      </w:r>
    </w:p>
    <w:p w:rsidR="00000000" w:rsidDel="00000000" w:rsidP="00000000" w:rsidRDefault="00000000" w:rsidRPr="00000000" w14:paraId="0000015D">
      <w:pPr>
        <w:keepNext w:val="0"/>
        <w:keepLines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See Appendix A for the automatically generated documentation. </w:t>
      </w:r>
    </w:p>
    <w:p w:rsidR="00000000" w:rsidDel="00000000" w:rsidP="00000000" w:rsidRDefault="00000000" w:rsidRPr="00000000" w14:paraId="0000015E">
      <w:pPr>
        <w:keepNext w:val="0"/>
        <w:keepLines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15F">
      <w:pPr>
        <w:pStyle w:val="Heading1"/>
        <w:keepNext w:val="0"/>
        <w:keepLines w:val="0"/>
        <w:widowControl w:val="0"/>
        <w:numPr>
          <w:ilvl w:val="0"/>
          <w:numId w:val="9"/>
        </w:numPr>
        <w:ind w:left="720" w:hanging="360"/>
        <w:rPr>
          <w:rFonts w:ascii="Trebuchet MS" w:cs="Trebuchet MS" w:eastAsia="Trebuchet MS" w:hAnsi="Trebuchet MS"/>
          <w:sz w:val="32"/>
          <w:szCs w:val="32"/>
        </w:rPr>
      </w:pPr>
      <w:bookmarkStart w:colFirst="0" w:colLast="0" w:name="_3dy6vkm" w:id="24"/>
      <w:bookmarkEnd w:id="24"/>
      <w:r w:rsidDel="00000000" w:rsidR="00000000" w:rsidRPr="00000000">
        <w:rPr>
          <w:rtl w:val="0"/>
        </w:rPr>
        <w:t xml:space="preserve">User Interface (UI)  </w:t>
      </w:r>
    </w:p>
    <w:p w:rsidR="00000000" w:rsidDel="00000000" w:rsidP="00000000" w:rsidRDefault="00000000" w:rsidRPr="00000000" w14:paraId="00000160">
      <w:pPr>
        <w:ind w:left="720" w:firstLine="0"/>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tab/>
        <w:t xml:space="preserve">The flow diagram of the UI can be seen below. </w:t>
      </w:r>
      <w:r w:rsidDel="00000000" w:rsidR="00000000" w:rsidRPr="00000000">
        <w:rPr>
          <w:rtl w:val="0"/>
        </w:rPr>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commentRangeStart w:id="16"/>
      <w:r w:rsidDel="00000000" w:rsidR="00000000" w:rsidRPr="00000000">
        <w:rPr/>
        <w:drawing>
          <wp:inline distB="114300" distT="114300" distL="114300" distR="114300">
            <wp:extent cx="5943600" cy="3581400"/>
            <wp:effectExtent b="0" l="0" r="0" t="0"/>
            <wp:docPr id="14"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5943600" cy="3581400"/>
                    </a:xfrm>
                    <a:prstGeom prst="rect"/>
                    <a:ln/>
                  </pic:spPr>
                </pic:pic>
              </a:graphicData>
            </a:graphic>
          </wp:inline>
        </w:drawing>
      </w:r>
      <w:commentRangeEnd w:id="16"/>
      <w:r w:rsidDel="00000000" w:rsidR="00000000" w:rsidRPr="00000000">
        <w:commentReference w:id="16"/>
      </w:r>
      <w:r w:rsidDel="00000000" w:rsidR="00000000" w:rsidRPr="00000000">
        <w:rPr>
          <w:rtl w:val="0"/>
        </w:rPr>
      </w:r>
    </w:p>
    <w:p w:rsidR="00000000" w:rsidDel="00000000" w:rsidP="00000000" w:rsidRDefault="00000000" w:rsidRPr="00000000" w14:paraId="00000165">
      <w:pPr>
        <w:jc w:val="center"/>
        <w:rPr/>
      </w:pPr>
      <w:r w:rsidDel="00000000" w:rsidR="00000000" w:rsidRPr="00000000">
        <w:rPr>
          <w:rtl w:val="0"/>
        </w:rPr>
        <w:t xml:space="preserve">Figure 9 - UI flow diagram.</w:t>
      </w:r>
    </w:p>
    <w:p w:rsidR="00000000" w:rsidDel="00000000" w:rsidP="00000000" w:rsidRDefault="00000000" w:rsidRPr="00000000" w14:paraId="00000166">
      <w:pPr>
        <w:jc w:val="center"/>
        <w:rPr/>
      </w:pPr>
      <w:r w:rsidDel="00000000" w:rsidR="00000000" w:rsidRPr="00000000">
        <w:rPr>
          <w:rtl w:val="0"/>
        </w:rPr>
      </w:r>
    </w:p>
    <w:p w:rsidR="00000000" w:rsidDel="00000000" w:rsidP="00000000" w:rsidRDefault="00000000" w:rsidRPr="00000000" w14:paraId="00000167">
      <w:pPr>
        <w:rPr/>
      </w:pPr>
      <w:r w:rsidDel="00000000" w:rsidR="00000000" w:rsidRPr="00000000">
        <w:rPr>
          <w:rtl w:val="0"/>
        </w:rPr>
        <w:tab/>
        <w:tab/>
      </w:r>
      <w:commentRangeStart w:id="17"/>
      <w:r w:rsidDel="00000000" w:rsidR="00000000" w:rsidRPr="00000000">
        <w:rPr>
          <w:rtl w:val="0"/>
        </w:rPr>
        <w:t xml:space="preserve">UI mockups of some of the main pages/functions may be seen below.</w:t>
      </w:r>
      <w:commentRangeEnd w:id="17"/>
      <w:r w:rsidDel="00000000" w:rsidR="00000000" w:rsidRPr="00000000">
        <w:commentReference w:id="17"/>
      </w:r>
      <w:r w:rsidDel="00000000" w:rsidR="00000000" w:rsidRPr="00000000">
        <w:rPr>
          <w:rtl w:val="0"/>
        </w:rPr>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drawing>
          <wp:inline distB="114300" distT="114300" distL="114300" distR="114300">
            <wp:extent cx="5943600" cy="3352800"/>
            <wp:effectExtent b="0" l="0" r="0" t="0"/>
            <wp:docPr id="11"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numPr>
          <w:ilvl w:val="0"/>
          <w:numId w:val="11"/>
        </w:numPr>
        <w:ind w:left="720" w:hanging="360"/>
        <w:jc w:val="center"/>
      </w:pPr>
      <w:r w:rsidDel="00000000" w:rsidR="00000000" w:rsidRPr="00000000">
        <w:rPr>
          <w:rtl w:val="0"/>
        </w:rPr>
        <w:t xml:space="preserve">roomName page.</w:t>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rPr/>
        <w:drawing>
          <wp:inline distB="114300" distT="114300" distL="114300" distR="114300">
            <wp:extent cx="5943600" cy="3352800"/>
            <wp:effectExtent b="0" l="0" r="0" t="0"/>
            <wp:docPr id="10"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numPr>
          <w:ilvl w:val="0"/>
          <w:numId w:val="11"/>
        </w:numPr>
        <w:ind w:left="720" w:hanging="360"/>
        <w:jc w:val="center"/>
      </w:pPr>
      <w:r w:rsidDel="00000000" w:rsidR="00000000" w:rsidRPr="00000000">
        <w:rPr>
          <w:rtl w:val="0"/>
        </w:rPr>
        <w:t xml:space="preserve">roomName page - add room.</w:t>
      </w:r>
    </w:p>
    <w:p w:rsidR="00000000" w:rsidDel="00000000" w:rsidP="00000000" w:rsidRDefault="00000000" w:rsidRPr="00000000" w14:paraId="0000016E">
      <w:pPr>
        <w:ind w:left="720" w:firstLine="0"/>
        <w:jc w:val="center"/>
        <w:rPr/>
      </w:pPr>
      <w:r w:rsidDel="00000000" w:rsidR="00000000" w:rsidRPr="00000000">
        <w:rPr>
          <w:rtl w:val="0"/>
        </w:rPr>
      </w:r>
    </w:p>
    <w:p w:rsidR="00000000" w:rsidDel="00000000" w:rsidP="00000000" w:rsidRDefault="00000000" w:rsidRPr="00000000" w14:paraId="0000016F">
      <w:pPr>
        <w:rPr/>
      </w:pPr>
      <w:r w:rsidDel="00000000" w:rsidR="00000000" w:rsidRPr="00000000">
        <w:rPr/>
        <w:drawing>
          <wp:inline distB="114300" distT="114300" distL="114300" distR="114300">
            <wp:extent cx="5943600" cy="3352800"/>
            <wp:effectExtent b="0" l="0" r="0" t="0"/>
            <wp:docPr id="8"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jc w:val="center"/>
        <w:rPr/>
      </w:pPr>
      <w:r w:rsidDel="00000000" w:rsidR="00000000" w:rsidRPr="00000000">
        <w:rPr>
          <w:rtl w:val="0"/>
        </w:rPr>
        <w:t xml:space="preserve">(c) roomName page - create direct message.</w:t>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rPr/>
      </w:pPr>
      <w:r w:rsidDel="00000000" w:rsidR="00000000" w:rsidRPr="00000000">
        <w:rPr/>
        <w:drawing>
          <wp:inline distB="114300" distT="114300" distL="114300" distR="114300">
            <wp:extent cx="5943600" cy="3352800"/>
            <wp:effectExtent b="0" l="0" r="0" t="0"/>
            <wp:docPr id="13"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jc w:val="center"/>
        <w:rPr/>
      </w:pPr>
      <w:r w:rsidDel="00000000" w:rsidR="00000000" w:rsidRPr="00000000">
        <w:rPr>
          <w:rtl w:val="0"/>
        </w:rPr>
        <w:t xml:space="preserve">(d) Edit profile.</w:t>
      </w:r>
    </w:p>
    <w:p w:rsidR="00000000" w:rsidDel="00000000" w:rsidP="00000000" w:rsidRDefault="00000000" w:rsidRPr="00000000" w14:paraId="00000174">
      <w:pPr>
        <w:jc w:val="center"/>
        <w:rPr/>
      </w:pPr>
      <w:r w:rsidDel="00000000" w:rsidR="00000000" w:rsidRPr="00000000">
        <w:rPr>
          <w:rtl w:val="0"/>
        </w:rPr>
      </w:r>
    </w:p>
    <w:p w:rsidR="00000000" w:rsidDel="00000000" w:rsidP="00000000" w:rsidRDefault="00000000" w:rsidRPr="00000000" w14:paraId="00000175">
      <w:pPr>
        <w:jc w:val="center"/>
        <w:rPr/>
      </w:pPr>
      <w:r w:rsidDel="00000000" w:rsidR="00000000" w:rsidRPr="00000000">
        <w:rPr>
          <w:rtl w:val="0"/>
        </w:rPr>
        <w:t xml:space="preserve">Figure 10 - UI mockups.</w:t>
      </w:r>
    </w:p>
    <w:p w:rsidR="00000000" w:rsidDel="00000000" w:rsidP="00000000" w:rsidRDefault="00000000" w:rsidRPr="00000000" w14:paraId="00000176">
      <w:pPr>
        <w:keepNext w:val="0"/>
        <w:keepLines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177">
      <w:pPr>
        <w:pStyle w:val="Heading1"/>
        <w:keepNext w:val="0"/>
        <w:keepLines w:val="0"/>
        <w:widowControl w:val="0"/>
        <w:numPr>
          <w:ilvl w:val="0"/>
          <w:numId w:val="9"/>
        </w:numPr>
        <w:pBdr>
          <w:top w:space="0" w:sz="0" w:val="nil"/>
          <w:left w:space="0" w:sz="0" w:val="nil"/>
          <w:bottom w:space="0" w:sz="0" w:val="nil"/>
          <w:right w:space="0" w:sz="0" w:val="nil"/>
          <w:between w:space="0" w:sz="0" w:val="nil"/>
        </w:pBdr>
        <w:shd w:fill="auto" w:val="clear"/>
        <w:ind w:left="720" w:hanging="360"/>
        <w:rPr>
          <w:rFonts w:ascii="Trebuchet MS" w:cs="Trebuchet MS" w:eastAsia="Trebuchet MS" w:hAnsi="Trebuchet MS"/>
          <w:sz w:val="32"/>
          <w:szCs w:val="32"/>
          <w:u w:val="none"/>
        </w:rPr>
      </w:pPr>
      <w:bookmarkStart w:colFirst="0" w:colLast="0" w:name="_tyjcwt" w:id="25"/>
      <w:bookmarkEnd w:id="25"/>
      <w:r w:rsidDel="00000000" w:rsidR="00000000" w:rsidRPr="00000000">
        <w:rPr>
          <w:rFonts w:ascii="Trebuchet MS" w:cs="Trebuchet MS" w:eastAsia="Trebuchet MS" w:hAnsi="Trebuchet MS"/>
          <w:sz w:val="32"/>
          <w:szCs w:val="32"/>
          <w:rtl w:val="0"/>
        </w:rPr>
        <w:t xml:space="preserve">References</w:t>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numPr>
          <w:ilvl w:val="0"/>
          <w:numId w:val="6"/>
        </w:numPr>
        <w:ind w:left="1440" w:hanging="360"/>
        <w:rPr>
          <w:u w:val="none"/>
        </w:rPr>
      </w:pPr>
      <w:r w:rsidDel="00000000" w:rsidR="00000000" w:rsidRPr="00000000">
        <w:rPr>
          <w:rtl w:val="0"/>
        </w:rPr>
        <w:t xml:space="preserve">Braude, E. J., &amp; Bernstein, M. E. (2016). Software Engineering: Modern Approaches. Long Grove: Waveland Press.</w:t>
      </w:r>
    </w:p>
    <w:p w:rsidR="00000000" w:rsidDel="00000000" w:rsidP="00000000" w:rsidRDefault="00000000" w:rsidRPr="00000000" w14:paraId="0000017A">
      <w:pPr>
        <w:numPr>
          <w:ilvl w:val="0"/>
          <w:numId w:val="6"/>
        </w:numPr>
        <w:ind w:left="1440" w:hanging="360"/>
        <w:rPr/>
      </w:pPr>
      <w:r w:rsidDel="00000000" w:rsidR="00000000" w:rsidRPr="00000000">
        <w:rPr>
          <w:rtl w:val="0"/>
        </w:rPr>
        <w:t xml:space="preserve">AWS Elastic Beanstalk. </w:t>
      </w:r>
      <w:r w:rsidDel="00000000" w:rsidR="00000000" w:rsidRPr="00000000">
        <w:rPr>
          <w:i w:val="1"/>
          <w:rtl w:val="0"/>
        </w:rPr>
        <w:t xml:space="preserve">Wikipedia</w:t>
      </w:r>
      <w:r w:rsidDel="00000000" w:rsidR="00000000" w:rsidRPr="00000000">
        <w:rPr>
          <w:rtl w:val="0"/>
        </w:rPr>
        <w:t xml:space="preserve">. </w:t>
      </w:r>
      <w:hyperlink r:id="rId23">
        <w:r w:rsidDel="00000000" w:rsidR="00000000" w:rsidRPr="00000000">
          <w:rPr>
            <w:color w:val="1155cc"/>
            <w:u w:val="single"/>
            <w:rtl w:val="0"/>
          </w:rPr>
          <w:t xml:space="preserve">https://en.wikipedia.org/wiki/AWS_Elastic_Beanstalk</w:t>
        </w:r>
      </w:hyperlink>
      <w:r w:rsidDel="00000000" w:rsidR="00000000" w:rsidRPr="00000000">
        <w:rPr>
          <w:rtl w:val="0"/>
        </w:rPr>
      </w:r>
    </w:p>
    <w:p w:rsidR="00000000" w:rsidDel="00000000" w:rsidP="00000000" w:rsidRDefault="00000000" w:rsidRPr="00000000" w14:paraId="0000017B">
      <w:pPr>
        <w:numPr>
          <w:ilvl w:val="0"/>
          <w:numId w:val="6"/>
        </w:numPr>
        <w:ind w:left="1440" w:hanging="360"/>
        <w:rPr/>
      </w:pPr>
      <w:r w:rsidDel="00000000" w:rsidR="00000000" w:rsidRPr="00000000">
        <w:rPr>
          <w:rtl w:val="0"/>
        </w:rPr>
        <w:t xml:space="preserve">AWS Elastic Beanstalk. </w:t>
      </w:r>
      <w:r w:rsidDel="00000000" w:rsidR="00000000" w:rsidRPr="00000000">
        <w:rPr>
          <w:i w:val="1"/>
          <w:rtl w:val="0"/>
        </w:rPr>
        <w:t xml:space="preserve">AWS Documentation. </w:t>
      </w:r>
      <w:hyperlink r:id="rId24">
        <w:r w:rsidDel="00000000" w:rsidR="00000000" w:rsidRPr="00000000">
          <w:rPr>
            <w:color w:val="1155cc"/>
            <w:u w:val="single"/>
            <w:rtl w:val="0"/>
          </w:rPr>
          <w:t xml:space="preserve">https://docs.aws.amazon.com/elasticbeanstalk/latest/dg/Welcome.html</w:t>
        </w:r>
      </w:hyperlink>
      <w:r w:rsidDel="00000000" w:rsidR="00000000" w:rsidRPr="00000000">
        <w:rPr>
          <w:rtl w:val="0"/>
        </w:rPr>
      </w:r>
    </w:p>
    <w:p w:rsidR="00000000" w:rsidDel="00000000" w:rsidP="00000000" w:rsidRDefault="00000000" w:rsidRPr="00000000" w14:paraId="0000017C">
      <w:pPr>
        <w:numPr>
          <w:ilvl w:val="0"/>
          <w:numId w:val="6"/>
        </w:numPr>
        <w:ind w:left="1440" w:hanging="360"/>
        <w:rPr/>
      </w:pPr>
      <w:r w:rsidDel="00000000" w:rsidR="00000000" w:rsidRPr="00000000">
        <w:rPr>
          <w:rtl w:val="0"/>
        </w:rPr>
        <w:t xml:space="preserve">ASGI Documentation.</w:t>
      </w:r>
      <w:r w:rsidDel="00000000" w:rsidR="00000000" w:rsidRPr="00000000">
        <w:rPr>
          <w:i w:val="1"/>
          <w:rtl w:val="0"/>
        </w:rPr>
        <w:t xml:space="preserve"> Read The Docs. </w:t>
      </w:r>
      <w:r w:rsidDel="00000000" w:rsidR="00000000" w:rsidRPr="00000000">
        <w:rPr>
          <w:rtl w:val="0"/>
        </w:rPr>
        <w:t xml:space="preserve"> </w:t>
      </w:r>
      <w:hyperlink r:id="rId25">
        <w:r w:rsidDel="00000000" w:rsidR="00000000" w:rsidRPr="00000000">
          <w:rPr>
            <w:color w:val="1155cc"/>
            <w:highlight w:val="white"/>
            <w:u w:val="single"/>
            <w:rtl w:val="0"/>
          </w:rPr>
          <w:t xml:space="preserve">http://asgi.readthedocs.io/</w:t>
        </w:r>
      </w:hyperlink>
      <w:r w:rsidDel="00000000" w:rsidR="00000000" w:rsidRPr="00000000">
        <w:rPr>
          <w:rtl w:val="0"/>
        </w:rPr>
        <w:t xml:space="preserve"> </w:t>
      </w:r>
    </w:p>
    <w:p w:rsidR="00000000" w:rsidDel="00000000" w:rsidP="00000000" w:rsidRDefault="00000000" w:rsidRPr="00000000" w14:paraId="0000017D">
      <w:pPr>
        <w:numPr>
          <w:ilvl w:val="0"/>
          <w:numId w:val="6"/>
        </w:numPr>
        <w:ind w:left="1440" w:hanging="360"/>
        <w:rPr/>
      </w:pPr>
      <w:r w:rsidDel="00000000" w:rsidR="00000000" w:rsidRPr="00000000">
        <w:rPr>
          <w:rtl w:val="0"/>
        </w:rPr>
        <w:t xml:space="preserve">Django Channel. </w:t>
      </w:r>
      <w:r w:rsidDel="00000000" w:rsidR="00000000" w:rsidRPr="00000000">
        <w:rPr>
          <w:i w:val="1"/>
          <w:rtl w:val="0"/>
        </w:rPr>
        <w:t xml:space="preserve">Read The Docs.</w:t>
      </w:r>
      <w:r w:rsidDel="00000000" w:rsidR="00000000" w:rsidRPr="00000000">
        <w:rPr>
          <w:rtl w:val="0"/>
        </w:rPr>
        <w:t xml:space="preserve"> </w:t>
      </w:r>
      <w:hyperlink r:id="rId26">
        <w:r w:rsidDel="00000000" w:rsidR="00000000" w:rsidRPr="00000000">
          <w:rPr>
            <w:color w:val="1155cc"/>
            <w:u w:val="single"/>
            <w:rtl w:val="0"/>
          </w:rPr>
          <w:t xml:space="preserve">https://channels.readthedocs.io/</w:t>
        </w:r>
      </w:hyperlink>
      <w:r w:rsidDel="00000000" w:rsidR="00000000" w:rsidRPr="00000000">
        <w:rPr>
          <w:rtl w:val="0"/>
        </w:rPr>
      </w:r>
    </w:p>
    <w:p w:rsidR="00000000" w:rsidDel="00000000" w:rsidP="00000000" w:rsidRDefault="00000000" w:rsidRPr="00000000" w14:paraId="0000017E">
      <w:pPr>
        <w:numPr>
          <w:ilvl w:val="0"/>
          <w:numId w:val="6"/>
        </w:numPr>
        <w:ind w:left="1440" w:hanging="360"/>
        <w:rPr>
          <w:u w:val="none"/>
        </w:rPr>
      </w:pPr>
      <w:r w:rsidDel="00000000" w:rsidR="00000000" w:rsidRPr="00000000">
        <w:rPr>
          <w:rtl w:val="0"/>
        </w:rPr>
        <w:t xml:space="preserve">Django (web framework). </w:t>
      </w:r>
      <w:r w:rsidDel="00000000" w:rsidR="00000000" w:rsidRPr="00000000">
        <w:rPr>
          <w:i w:val="1"/>
          <w:rtl w:val="0"/>
        </w:rPr>
        <w:t xml:space="preserve">Wikipedia. </w:t>
      </w:r>
      <w:hyperlink r:id="rId27">
        <w:r w:rsidDel="00000000" w:rsidR="00000000" w:rsidRPr="00000000">
          <w:rPr>
            <w:color w:val="1155cc"/>
            <w:u w:val="single"/>
            <w:rtl w:val="0"/>
          </w:rPr>
          <w:t xml:space="preserve">https://en.wikipedia.org/wiki/Django_(web_framework)</w:t>
        </w:r>
      </w:hyperlink>
      <w:r w:rsidDel="00000000" w:rsidR="00000000" w:rsidRPr="00000000">
        <w:rPr>
          <w:rtl w:val="0"/>
        </w:rPr>
      </w:r>
    </w:p>
    <w:p w:rsidR="00000000" w:rsidDel="00000000" w:rsidP="00000000" w:rsidRDefault="00000000" w:rsidRPr="00000000" w14:paraId="0000017F">
      <w:pPr>
        <w:numPr>
          <w:ilvl w:val="0"/>
          <w:numId w:val="6"/>
        </w:numPr>
        <w:ind w:left="1440" w:hanging="360"/>
        <w:rPr>
          <w:u w:val="none"/>
        </w:rPr>
      </w:pPr>
      <w:r w:rsidDel="00000000" w:rsidR="00000000" w:rsidRPr="00000000">
        <w:rPr>
          <w:rtl w:val="0"/>
        </w:rPr>
        <w:t xml:space="preserve">Tutorial Part 2: Implement a Chat Server. </w:t>
      </w:r>
      <w:r w:rsidDel="00000000" w:rsidR="00000000" w:rsidRPr="00000000">
        <w:rPr>
          <w:i w:val="1"/>
          <w:rtl w:val="0"/>
        </w:rPr>
        <w:t xml:space="preserve">Django Channels. </w:t>
      </w:r>
      <w:hyperlink r:id="rId28">
        <w:r w:rsidDel="00000000" w:rsidR="00000000" w:rsidRPr="00000000">
          <w:rPr>
            <w:color w:val="1155cc"/>
            <w:u w:val="single"/>
            <w:rtl w:val="0"/>
          </w:rPr>
          <w:t xml:space="preserve">https://channels.readthedocs.io/en/latest/tutorial/part_2.html</w:t>
        </w:r>
      </w:hyperlink>
      <w:r w:rsidDel="00000000" w:rsidR="00000000" w:rsidRPr="00000000">
        <w:rPr>
          <w:rtl w:val="0"/>
        </w:rPr>
      </w:r>
    </w:p>
    <w:p w:rsidR="00000000" w:rsidDel="00000000" w:rsidP="00000000" w:rsidRDefault="00000000" w:rsidRPr="00000000" w14:paraId="00000180">
      <w:pPr>
        <w:numPr>
          <w:ilvl w:val="0"/>
          <w:numId w:val="6"/>
        </w:numPr>
        <w:ind w:left="1440" w:hanging="360"/>
        <w:rPr>
          <w:u w:val="none"/>
        </w:rPr>
      </w:pPr>
      <w:r w:rsidDel="00000000" w:rsidR="00000000" w:rsidRPr="00000000">
        <w:rPr>
          <w:rtl w:val="0"/>
        </w:rPr>
        <w:t xml:space="preserve">React (web framework). </w:t>
      </w:r>
      <w:r w:rsidDel="00000000" w:rsidR="00000000" w:rsidRPr="00000000">
        <w:rPr>
          <w:i w:val="1"/>
          <w:rtl w:val="0"/>
        </w:rPr>
        <w:t xml:space="preserve">Wikipedia</w:t>
      </w:r>
      <w:r w:rsidDel="00000000" w:rsidR="00000000" w:rsidRPr="00000000">
        <w:rPr>
          <w:rtl w:val="0"/>
        </w:rPr>
        <w:t xml:space="preserve">. </w:t>
      </w:r>
      <w:hyperlink r:id="rId29">
        <w:r w:rsidDel="00000000" w:rsidR="00000000" w:rsidRPr="00000000">
          <w:rPr>
            <w:color w:val="1155cc"/>
            <w:u w:val="single"/>
            <w:rtl w:val="0"/>
          </w:rPr>
          <w:t xml:space="preserve">https://en.wikipedia.org/wiki/React_(web_framework)</w:t>
        </w:r>
      </w:hyperlink>
      <w:r w:rsidDel="00000000" w:rsidR="00000000" w:rsidRPr="00000000">
        <w:rPr>
          <w:rtl w:val="0"/>
        </w:rPr>
      </w:r>
    </w:p>
    <w:p w:rsidR="00000000" w:rsidDel="00000000" w:rsidP="00000000" w:rsidRDefault="00000000" w:rsidRPr="00000000" w14:paraId="00000181">
      <w:pPr>
        <w:numPr>
          <w:ilvl w:val="0"/>
          <w:numId w:val="6"/>
        </w:numPr>
        <w:ind w:left="1440" w:hanging="360"/>
        <w:rPr>
          <w:u w:val="none"/>
        </w:rPr>
      </w:pPr>
      <w:r w:rsidDel="00000000" w:rsidR="00000000" w:rsidRPr="00000000">
        <w:rPr>
          <w:rtl w:val="0"/>
        </w:rPr>
        <w:t xml:space="preserve">Django Tutorial: The Local Library Website. </w:t>
      </w:r>
      <w:r w:rsidDel="00000000" w:rsidR="00000000" w:rsidRPr="00000000">
        <w:rPr>
          <w:i w:val="1"/>
          <w:rtl w:val="0"/>
        </w:rPr>
        <w:t xml:space="preserve">MDN Web Docs</w:t>
      </w:r>
      <w:r w:rsidDel="00000000" w:rsidR="00000000" w:rsidRPr="00000000">
        <w:rPr>
          <w:rtl w:val="0"/>
        </w:rPr>
        <w:t xml:space="preserve">. </w:t>
      </w:r>
      <w:hyperlink r:id="rId30">
        <w:r w:rsidDel="00000000" w:rsidR="00000000" w:rsidRPr="00000000">
          <w:rPr>
            <w:color w:val="1155cc"/>
            <w:u w:val="single"/>
            <w:rtl w:val="0"/>
          </w:rPr>
          <w:t xml:space="preserve">https://developer.mozilla.org/en-US/docs/Learn/Server-side/Django/Tutorial_local_library_website</w:t>
        </w:r>
      </w:hyperlink>
      <w:r w:rsidDel="00000000" w:rsidR="00000000" w:rsidRPr="00000000">
        <w:rPr>
          <w:rtl w:val="0"/>
        </w:rPr>
      </w:r>
    </w:p>
    <w:p w:rsidR="00000000" w:rsidDel="00000000" w:rsidP="00000000" w:rsidRDefault="00000000" w:rsidRPr="00000000" w14:paraId="00000182">
      <w:pPr>
        <w:numPr>
          <w:ilvl w:val="0"/>
          <w:numId w:val="6"/>
        </w:numPr>
        <w:ind w:left="1440" w:hanging="360"/>
        <w:rPr>
          <w:u w:val="none"/>
        </w:rPr>
      </w:pPr>
      <w:r w:rsidDel="00000000" w:rsidR="00000000" w:rsidRPr="00000000">
        <w:rPr>
          <w:rtl w:val="0"/>
        </w:rPr>
        <w:t xml:space="preserve">User Authentication in Django. </w:t>
      </w:r>
      <w:r w:rsidDel="00000000" w:rsidR="00000000" w:rsidRPr="00000000">
        <w:rPr>
          <w:i w:val="1"/>
          <w:rtl w:val="0"/>
        </w:rPr>
        <w:t xml:space="preserve">Django Documentation</w:t>
      </w:r>
      <w:r w:rsidDel="00000000" w:rsidR="00000000" w:rsidRPr="00000000">
        <w:rPr>
          <w:rtl w:val="0"/>
        </w:rPr>
        <w:t xml:space="preserve">. </w:t>
      </w:r>
      <w:hyperlink r:id="rId31">
        <w:r w:rsidDel="00000000" w:rsidR="00000000" w:rsidRPr="00000000">
          <w:rPr>
            <w:color w:val="1155cc"/>
            <w:u w:val="single"/>
            <w:rtl w:val="0"/>
          </w:rPr>
          <w:t xml:space="preserve">https://docs.djangoproject.com/en/2.2/topics/auth/</w:t>
        </w:r>
      </w:hyperlink>
      <w:r w:rsidDel="00000000" w:rsidR="00000000" w:rsidRPr="00000000">
        <w:rPr>
          <w:rtl w:val="0"/>
        </w:rPr>
      </w:r>
    </w:p>
    <w:p w:rsidR="00000000" w:rsidDel="00000000" w:rsidP="00000000" w:rsidRDefault="00000000" w:rsidRPr="00000000" w14:paraId="00000183">
      <w:pPr>
        <w:numPr>
          <w:ilvl w:val="0"/>
          <w:numId w:val="6"/>
        </w:numPr>
        <w:spacing w:after="0" w:afterAutospacing="0"/>
        <w:ind w:left="1440" w:hanging="360"/>
        <w:rPr>
          <w:u w:val="none"/>
        </w:rPr>
      </w:pPr>
      <w:r w:rsidDel="00000000" w:rsidR="00000000" w:rsidRPr="00000000">
        <w:rPr>
          <w:rtl w:val="0"/>
        </w:rPr>
        <w:t xml:space="preserve">Starter Template. </w:t>
      </w:r>
      <w:r w:rsidDel="00000000" w:rsidR="00000000" w:rsidRPr="00000000">
        <w:rPr>
          <w:i w:val="1"/>
          <w:rtl w:val="0"/>
        </w:rPr>
        <w:t xml:space="preserve">Bootstrap. </w:t>
      </w:r>
      <w:hyperlink r:id="rId32">
        <w:r w:rsidDel="00000000" w:rsidR="00000000" w:rsidRPr="00000000">
          <w:rPr>
            <w:color w:val="1155cc"/>
            <w:u w:val="single"/>
            <w:rtl w:val="0"/>
          </w:rPr>
          <w:t xml:space="preserve">https://getbootstrap.com/docs/4.0/getting-started/introduction/#starter-template</w:t>
        </w:r>
      </w:hyperlink>
      <w:r w:rsidDel="00000000" w:rsidR="00000000" w:rsidRPr="00000000">
        <w:rPr>
          <w:rtl w:val="0"/>
        </w:rPr>
      </w:r>
    </w:p>
    <w:p w:rsidR="00000000" w:rsidDel="00000000" w:rsidP="00000000" w:rsidRDefault="00000000" w:rsidRPr="00000000" w14:paraId="00000184">
      <w:pPr>
        <w:pStyle w:val="Heading1"/>
        <w:keepNext w:val="0"/>
        <w:keepLines w:val="0"/>
        <w:numPr>
          <w:ilvl w:val="0"/>
          <w:numId w:val="6"/>
        </w:numPr>
        <w:shd w:fill="ffffff" w:val="clear"/>
        <w:spacing w:after="280" w:before="0" w:beforeAutospacing="0" w:line="264" w:lineRule="auto"/>
        <w:ind w:left="1440" w:hanging="360"/>
        <w:rPr>
          <w:rFonts w:ascii="Arial" w:cs="Arial" w:eastAsia="Arial" w:hAnsi="Arial"/>
          <w:sz w:val="22"/>
          <w:szCs w:val="22"/>
        </w:rPr>
      </w:pPr>
      <w:bookmarkStart w:colFirst="0" w:colLast="0" w:name="_k5tc7ot82hij" w:id="26"/>
      <w:bookmarkEnd w:id="26"/>
      <w:r w:rsidDel="00000000" w:rsidR="00000000" w:rsidRPr="00000000">
        <w:rPr>
          <w:rFonts w:ascii="Arial" w:cs="Arial" w:eastAsia="Arial" w:hAnsi="Arial"/>
          <w:sz w:val="22"/>
          <w:szCs w:val="22"/>
          <w:rtl w:val="0"/>
        </w:rPr>
        <w:t xml:space="preserve">The Django Admin Documentation Generator</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i w:val="1"/>
          <w:sz w:val="22"/>
          <w:szCs w:val="22"/>
          <w:rtl w:val="0"/>
        </w:rPr>
        <w:t xml:space="preserve">Django Documentation. </w:t>
      </w:r>
      <w:hyperlink r:id="rId33">
        <w:r w:rsidDel="00000000" w:rsidR="00000000" w:rsidRPr="00000000">
          <w:rPr>
            <w:rFonts w:ascii="Arial" w:cs="Arial" w:eastAsia="Arial" w:hAnsi="Arial"/>
            <w:i w:val="1"/>
            <w:color w:val="1155cc"/>
            <w:sz w:val="22"/>
            <w:szCs w:val="22"/>
            <w:u w:val="single"/>
            <w:rtl w:val="0"/>
          </w:rPr>
          <w:t xml:space="preserve">https://docs.djangoproject.com/en/2.2/ref/contrib/admin/admindocs/</w:t>
        </w:r>
      </w:hyperlink>
      <w:r w:rsidDel="00000000" w:rsidR="00000000" w:rsidRPr="00000000">
        <w:rPr>
          <w:rtl w:val="0"/>
        </w:rPr>
      </w:r>
    </w:p>
    <w:p w:rsidR="00000000" w:rsidDel="00000000" w:rsidP="00000000" w:rsidRDefault="00000000" w:rsidRPr="00000000" w14:paraId="00000185">
      <w:pPr>
        <w:ind w:left="720" w:firstLine="0"/>
        <w:rPr/>
      </w:pPr>
      <w:r w:rsidDel="00000000" w:rsidR="00000000" w:rsidRPr="00000000">
        <w:rPr>
          <w:rtl w:val="0"/>
        </w:rPr>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pStyle w:val="Heading1"/>
        <w:keepNext w:val="0"/>
        <w:keepLines w:val="0"/>
        <w:widowControl w:val="0"/>
        <w:numPr>
          <w:ilvl w:val="0"/>
          <w:numId w:val="9"/>
        </w:numPr>
        <w:pBdr>
          <w:top w:space="0" w:sz="0" w:val="nil"/>
          <w:left w:space="0" w:sz="0" w:val="nil"/>
          <w:bottom w:space="0" w:sz="0" w:val="nil"/>
          <w:right w:space="0" w:sz="0" w:val="nil"/>
          <w:between w:space="0" w:sz="0" w:val="nil"/>
        </w:pBdr>
        <w:shd w:fill="auto" w:val="clear"/>
        <w:ind w:left="720" w:hanging="360"/>
        <w:rPr>
          <w:rFonts w:ascii="Trebuchet MS" w:cs="Trebuchet MS" w:eastAsia="Trebuchet MS" w:hAnsi="Trebuchet MS"/>
          <w:sz w:val="32"/>
          <w:szCs w:val="32"/>
          <w:u w:val="none"/>
        </w:rPr>
      </w:pPr>
      <w:bookmarkStart w:colFirst="0" w:colLast="0" w:name="_hefo84dau54h" w:id="27"/>
      <w:bookmarkEnd w:id="27"/>
      <w:r w:rsidDel="00000000" w:rsidR="00000000" w:rsidRPr="00000000">
        <w:rPr>
          <w:rFonts w:ascii="Trebuchet MS" w:cs="Trebuchet MS" w:eastAsia="Trebuchet MS" w:hAnsi="Trebuchet MS"/>
          <w:sz w:val="32"/>
          <w:szCs w:val="32"/>
          <w:rtl w:val="0"/>
        </w:rPr>
        <w:t xml:space="preserve">Glossary </w:t>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pStyle w:val="Heading1"/>
        <w:numPr>
          <w:ilvl w:val="0"/>
          <w:numId w:val="9"/>
        </w:numPr>
        <w:ind w:left="720" w:hanging="360"/>
        <w:rPr/>
      </w:pPr>
      <w:bookmarkStart w:colFirst="0" w:colLast="0" w:name="_9uwac8vafea" w:id="28"/>
      <w:bookmarkEnd w:id="28"/>
      <w:r w:rsidDel="00000000" w:rsidR="00000000" w:rsidRPr="00000000">
        <w:rPr>
          <w:rtl w:val="0"/>
        </w:rPr>
        <w:t xml:space="preserve">Appendix  </w:t>
      </w:r>
    </w:p>
    <w:p w:rsidR="00000000" w:rsidDel="00000000" w:rsidP="00000000" w:rsidRDefault="00000000" w:rsidRPr="00000000" w14:paraId="0000018A">
      <w:pPr>
        <w:pStyle w:val="Heading2"/>
        <w:numPr>
          <w:ilvl w:val="1"/>
          <w:numId w:val="9"/>
        </w:numPr>
        <w:ind w:left="1440" w:hanging="360"/>
      </w:pPr>
      <w:bookmarkStart w:colFirst="0" w:colLast="0" w:name="_tn2vi4820fw8" w:id="29"/>
      <w:bookmarkEnd w:id="29"/>
      <w:r w:rsidDel="00000000" w:rsidR="00000000" w:rsidRPr="00000000">
        <w:rPr>
          <w:rtl w:val="0"/>
        </w:rPr>
        <w:t xml:space="preserve">View Documentation </w:t>
        <w:br w:type="textWrapping"/>
      </w:r>
    </w:p>
    <w:p w:rsidR="00000000" w:rsidDel="00000000" w:rsidP="00000000" w:rsidRDefault="00000000" w:rsidRPr="00000000" w14:paraId="0000018B">
      <w:pPr>
        <w:keepNext w:val="0"/>
        <w:keepLines w:val="0"/>
        <w:pBdr>
          <w:top w:color="auto" w:space="6" w:sz="0" w:val="none"/>
          <w:left w:color="auto" w:space="6" w:sz="0" w:val="none"/>
          <w:bottom w:color="auto" w:space="6" w:sz="0" w:val="none"/>
          <w:right w:color="auto" w:space="6" w:sz="0" w:val="none"/>
          <w:between w:color="auto" w:space="6" w:sz="0" w:val="none"/>
        </w:pBdr>
        <w:shd w:fill="79aec8" w:val="clear"/>
        <w:spacing w:after="460" w:before="0" w:lineRule="auto"/>
        <w:rPr/>
      </w:pPr>
      <w:r w:rsidDel="00000000" w:rsidR="00000000" w:rsidRPr="00000000">
        <w:rPr>
          <w:rtl w:val="0"/>
        </w:rPr>
        <w:t xml:space="preserve">Views by empty namespace</w:t>
      </w:r>
    </w:p>
    <w:p w:rsidR="00000000" w:rsidDel="00000000" w:rsidP="00000000" w:rsidRDefault="00000000" w:rsidRPr="00000000" w14:paraId="0000018C">
      <w:pPr>
        <w:keepNext w:val="0"/>
        <w:keepLines w:val="0"/>
        <w:pBdr>
          <w:left w:color="auto" w:space="7" w:sz="0" w:val="none"/>
          <w:right w:color="auto" w:space="7" w:sz="0" w:val="none"/>
        </w:pBdr>
        <w:shd w:fill="ffffff" w:val="clear"/>
        <w:spacing w:after="520" w:before="120" w:lineRule="auto"/>
        <w:rPr/>
      </w:pPr>
      <w:hyperlink r:id="rId34">
        <w:r w:rsidDel="00000000" w:rsidR="00000000" w:rsidRPr="00000000">
          <w:rPr>
            <w:color w:val="1155cc"/>
            <w:u w:val="single"/>
            <w:rtl w:val="0"/>
          </w:rPr>
          <w:t xml:space="preserve">/about/</w:t>
        </w:r>
      </w:hyperlink>
      <w:r w:rsidDel="00000000" w:rsidR="00000000" w:rsidRPr="00000000">
        <w:rPr>
          <w:rtl w:val="0"/>
        </w:rPr>
      </w:r>
    </w:p>
    <w:p w:rsidR="00000000" w:rsidDel="00000000" w:rsidP="00000000" w:rsidRDefault="00000000" w:rsidRPr="00000000" w14:paraId="0000018D">
      <w:pPr>
        <w:pBdr>
          <w:top w:color="auto" w:space="0" w:sz="0" w:val="none"/>
          <w:left w:color="auto" w:space="7" w:sz="0" w:val="none"/>
          <w:bottom w:color="auto" w:space="0" w:sz="0" w:val="none"/>
          <w:right w:color="auto" w:space="7" w:sz="0" w:val="none"/>
          <w:between w:color="auto" w:space="0" w:sz="0" w:val="none"/>
        </w:pBdr>
        <w:shd w:fill="ffffff" w:val="clear"/>
        <w:spacing w:after="600" w:before="40" w:line="264" w:lineRule="auto"/>
        <w:rPr>
          <w:rFonts w:ascii="Roboto" w:cs="Roboto" w:eastAsia="Roboto" w:hAnsi="Roboto"/>
          <w:color w:val="999999"/>
          <w:sz w:val="17"/>
          <w:szCs w:val="17"/>
        </w:rPr>
      </w:pPr>
      <w:r w:rsidDel="00000000" w:rsidR="00000000" w:rsidRPr="00000000">
        <w:rPr>
          <w:rFonts w:ascii="Roboto" w:cs="Roboto" w:eastAsia="Roboto" w:hAnsi="Roboto"/>
          <w:color w:val="999999"/>
          <w:sz w:val="17"/>
          <w:szCs w:val="17"/>
          <w:rtl w:val="0"/>
        </w:rPr>
        <w:t xml:space="preserve">View function: </w:t>
      </w:r>
      <w:r w:rsidDel="00000000" w:rsidR="00000000" w:rsidRPr="00000000">
        <w:rPr>
          <w:rFonts w:ascii="Courier New" w:cs="Courier New" w:eastAsia="Courier New" w:hAnsi="Courier New"/>
          <w:color w:val="666666"/>
          <w:sz w:val="18"/>
          <w:szCs w:val="18"/>
          <w:rtl w:val="0"/>
        </w:rPr>
        <w:t xml:space="preserve">about.views.index</w:t>
      </w:r>
      <w:r w:rsidDel="00000000" w:rsidR="00000000" w:rsidRPr="00000000">
        <w:rPr>
          <w:rFonts w:ascii="Roboto" w:cs="Roboto" w:eastAsia="Roboto" w:hAnsi="Roboto"/>
          <w:color w:val="999999"/>
          <w:sz w:val="17"/>
          <w:szCs w:val="17"/>
          <w:rtl w:val="0"/>
        </w:rPr>
        <w:t xml:space="preserve">. Name: </w:t>
      </w:r>
      <w:r w:rsidDel="00000000" w:rsidR="00000000" w:rsidRPr="00000000">
        <w:rPr>
          <w:rFonts w:ascii="Courier New" w:cs="Courier New" w:eastAsia="Courier New" w:hAnsi="Courier New"/>
          <w:color w:val="666666"/>
          <w:sz w:val="18"/>
          <w:szCs w:val="18"/>
          <w:rtl w:val="0"/>
        </w:rPr>
        <w:t xml:space="preserve">about-index</w:t>
      </w:r>
      <w:r w:rsidDel="00000000" w:rsidR="00000000" w:rsidRPr="00000000">
        <w:rPr>
          <w:rFonts w:ascii="Roboto" w:cs="Roboto" w:eastAsia="Roboto" w:hAnsi="Roboto"/>
          <w:color w:val="999999"/>
          <w:sz w:val="17"/>
          <w:szCs w:val="17"/>
          <w:rtl w:val="0"/>
        </w:rPr>
        <w:t xml:space="preserve">.</w:t>
      </w:r>
    </w:p>
    <w:p w:rsidR="00000000" w:rsidDel="00000000" w:rsidP="00000000" w:rsidRDefault="00000000" w:rsidRPr="00000000" w14:paraId="0000018E">
      <w:pPr>
        <w:shd w:fill="ffffff" w:val="clear"/>
        <w:spacing w:after="460" w:lineRule="auto"/>
        <w:rPr>
          <w:rFonts w:ascii="Roboto" w:cs="Roboto" w:eastAsia="Roboto" w:hAnsi="Roboto"/>
          <w:color w:val="333333"/>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8F">
      <w:pPr>
        <w:keepNext w:val="0"/>
        <w:keepLines w:val="0"/>
        <w:pBdr>
          <w:left w:color="auto" w:space="7" w:sz="0" w:val="none"/>
          <w:right w:color="auto" w:space="7" w:sz="0" w:val="none"/>
        </w:pBdr>
        <w:shd w:fill="ffffff" w:val="clear"/>
        <w:spacing w:after="520" w:before="120" w:lineRule="auto"/>
        <w:rPr/>
      </w:pPr>
      <w:hyperlink r:id="rId35">
        <w:r w:rsidDel="00000000" w:rsidR="00000000" w:rsidRPr="00000000">
          <w:rPr>
            <w:color w:val="1155cc"/>
            <w:u w:val="single"/>
            <w:rtl w:val="0"/>
          </w:rPr>
          <w:t xml:space="preserve">/admin/doc/</w:t>
        </w:r>
      </w:hyperlink>
      <w:r w:rsidDel="00000000" w:rsidR="00000000" w:rsidRPr="00000000">
        <w:rPr>
          <w:rtl w:val="0"/>
        </w:rPr>
      </w:r>
    </w:p>
    <w:p w:rsidR="00000000" w:rsidDel="00000000" w:rsidP="00000000" w:rsidRDefault="00000000" w:rsidRPr="00000000" w14:paraId="00000190">
      <w:pPr>
        <w:pBdr>
          <w:top w:color="auto" w:space="0" w:sz="0" w:val="none"/>
          <w:left w:color="auto" w:space="7" w:sz="0" w:val="none"/>
          <w:bottom w:color="auto" w:space="0" w:sz="0" w:val="none"/>
          <w:right w:color="auto" w:space="7" w:sz="0" w:val="none"/>
          <w:between w:color="auto" w:space="0" w:sz="0" w:val="none"/>
        </w:pBdr>
        <w:shd w:fill="ffffff" w:val="clear"/>
        <w:spacing w:after="600" w:before="40" w:line="264" w:lineRule="auto"/>
        <w:rPr>
          <w:rFonts w:ascii="Roboto" w:cs="Roboto" w:eastAsia="Roboto" w:hAnsi="Roboto"/>
          <w:color w:val="999999"/>
          <w:sz w:val="17"/>
          <w:szCs w:val="17"/>
        </w:rPr>
      </w:pPr>
      <w:r w:rsidDel="00000000" w:rsidR="00000000" w:rsidRPr="00000000">
        <w:rPr>
          <w:rFonts w:ascii="Roboto" w:cs="Roboto" w:eastAsia="Roboto" w:hAnsi="Roboto"/>
          <w:color w:val="999999"/>
          <w:sz w:val="17"/>
          <w:szCs w:val="17"/>
          <w:rtl w:val="0"/>
        </w:rPr>
        <w:t xml:space="preserve">View function: </w:t>
      </w:r>
      <w:r w:rsidDel="00000000" w:rsidR="00000000" w:rsidRPr="00000000">
        <w:rPr>
          <w:rFonts w:ascii="Courier New" w:cs="Courier New" w:eastAsia="Courier New" w:hAnsi="Courier New"/>
          <w:color w:val="666666"/>
          <w:sz w:val="18"/>
          <w:szCs w:val="18"/>
          <w:rtl w:val="0"/>
        </w:rPr>
        <w:t xml:space="preserve">django.contrib.admindocs.views.BaseAdminDocsView</w:t>
      </w:r>
      <w:r w:rsidDel="00000000" w:rsidR="00000000" w:rsidRPr="00000000">
        <w:rPr>
          <w:rFonts w:ascii="Roboto" w:cs="Roboto" w:eastAsia="Roboto" w:hAnsi="Roboto"/>
          <w:color w:val="999999"/>
          <w:sz w:val="17"/>
          <w:szCs w:val="17"/>
          <w:rtl w:val="0"/>
        </w:rPr>
        <w:t xml:space="preserve">. Name: </w:t>
      </w:r>
      <w:r w:rsidDel="00000000" w:rsidR="00000000" w:rsidRPr="00000000">
        <w:rPr>
          <w:rFonts w:ascii="Courier New" w:cs="Courier New" w:eastAsia="Courier New" w:hAnsi="Courier New"/>
          <w:color w:val="666666"/>
          <w:sz w:val="18"/>
          <w:szCs w:val="18"/>
          <w:rtl w:val="0"/>
        </w:rPr>
        <w:t xml:space="preserve">django-admindocs-docroot</w:t>
      </w:r>
      <w:r w:rsidDel="00000000" w:rsidR="00000000" w:rsidRPr="00000000">
        <w:rPr>
          <w:rFonts w:ascii="Roboto" w:cs="Roboto" w:eastAsia="Roboto" w:hAnsi="Roboto"/>
          <w:color w:val="999999"/>
          <w:sz w:val="17"/>
          <w:szCs w:val="17"/>
          <w:rtl w:val="0"/>
        </w:rPr>
        <w:t xml:space="preserve">.</w:t>
      </w:r>
    </w:p>
    <w:p w:rsidR="00000000" w:rsidDel="00000000" w:rsidP="00000000" w:rsidRDefault="00000000" w:rsidRPr="00000000" w14:paraId="00000191">
      <w:pPr>
        <w:shd w:fill="ffffff" w:val="clear"/>
        <w:spacing w:after="460" w:lineRule="auto"/>
        <w:rPr>
          <w:rFonts w:ascii="Roboto" w:cs="Roboto" w:eastAsia="Roboto" w:hAnsi="Roboto"/>
          <w:color w:val="333333"/>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92">
      <w:pPr>
        <w:keepNext w:val="0"/>
        <w:keepLines w:val="0"/>
        <w:pBdr>
          <w:left w:color="auto" w:space="7" w:sz="0" w:val="none"/>
          <w:right w:color="auto" w:space="7" w:sz="0" w:val="none"/>
        </w:pBdr>
        <w:shd w:fill="ffffff" w:val="clear"/>
        <w:spacing w:after="520" w:before="120" w:lineRule="auto"/>
        <w:rPr/>
      </w:pPr>
      <w:hyperlink r:id="rId36">
        <w:r w:rsidDel="00000000" w:rsidR="00000000" w:rsidRPr="00000000">
          <w:rPr>
            <w:color w:val="1155cc"/>
            <w:u w:val="single"/>
            <w:rtl w:val="0"/>
          </w:rPr>
          <w:t xml:space="preserve">/admin/doc/bookmarklets/</w:t>
        </w:r>
      </w:hyperlink>
      <w:r w:rsidDel="00000000" w:rsidR="00000000" w:rsidRPr="00000000">
        <w:rPr>
          <w:rtl w:val="0"/>
        </w:rPr>
      </w:r>
    </w:p>
    <w:p w:rsidR="00000000" w:rsidDel="00000000" w:rsidP="00000000" w:rsidRDefault="00000000" w:rsidRPr="00000000" w14:paraId="00000193">
      <w:pPr>
        <w:pBdr>
          <w:top w:color="auto" w:space="0" w:sz="0" w:val="none"/>
          <w:left w:color="auto" w:space="7" w:sz="0" w:val="none"/>
          <w:bottom w:color="auto" w:space="0" w:sz="0" w:val="none"/>
          <w:right w:color="auto" w:space="7" w:sz="0" w:val="none"/>
          <w:between w:color="auto" w:space="0" w:sz="0" w:val="none"/>
        </w:pBdr>
        <w:shd w:fill="ffffff" w:val="clear"/>
        <w:spacing w:after="600" w:before="40" w:line="264" w:lineRule="auto"/>
        <w:rPr>
          <w:rFonts w:ascii="Roboto" w:cs="Roboto" w:eastAsia="Roboto" w:hAnsi="Roboto"/>
          <w:color w:val="999999"/>
          <w:sz w:val="17"/>
          <w:szCs w:val="17"/>
        </w:rPr>
      </w:pPr>
      <w:r w:rsidDel="00000000" w:rsidR="00000000" w:rsidRPr="00000000">
        <w:rPr>
          <w:rFonts w:ascii="Roboto" w:cs="Roboto" w:eastAsia="Roboto" w:hAnsi="Roboto"/>
          <w:color w:val="999999"/>
          <w:sz w:val="17"/>
          <w:szCs w:val="17"/>
          <w:rtl w:val="0"/>
        </w:rPr>
        <w:t xml:space="preserve">View function: </w:t>
      </w:r>
      <w:r w:rsidDel="00000000" w:rsidR="00000000" w:rsidRPr="00000000">
        <w:rPr>
          <w:rFonts w:ascii="Courier New" w:cs="Courier New" w:eastAsia="Courier New" w:hAnsi="Courier New"/>
          <w:color w:val="666666"/>
          <w:sz w:val="18"/>
          <w:szCs w:val="18"/>
          <w:rtl w:val="0"/>
        </w:rPr>
        <w:t xml:space="preserve">django.contrib.admindocs.views.BookmarkletsView</w:t>
      </w:r>
      <w:r w:rsidDel="00000000" w:rsidR="00000000" w:rsidRPr="00000000">
        <w:rPr>
          <w:rFonts w:ascii="Roboto" w:cs="Roboto" w:eastAsia="Roboto" w:hAnsi="Roboto"/>
          <w:color w:val="999999"/>
          <w:sz w:val="17"/>
          <w:szCs w:val="17"/>
          <w:rtl w:val="0"/>
        </w:rPr>
        <w:t xml:space="preserve">. Name: </w:t>
      </w:r>
      <w:r w:rsidDel="00000000" w:rsidR="00000000" w:rsidRPr="00000000">
        <w:rPr>
          <w:rFonts w:ascii="Courier New" w:cs="Courier New" w:eastAsia="Courier New" w:hAnsi="Courier New"/>
          <w:color w:val="666666"/>
          <w:sz w:val="18"/>
          <w:szCs w:val="18"/>
          <w:rtl w:val="0"/>
        </w:rPr>
        <w:t xml:space="preserve">django-admindocs-bookmarklets</w:t>
      </w:r>
      <w:r w:rsidDel="00000000" w:rsidR="00000000" w:rsidRPr="00000000">
        <w:rPr>
          <w:rFonts w:ascii="Roboto" w:cs="Roboto" w:eastAsia="Roboto" w:hAnsi="Roboto"/>
          <w:color w:val="999999"/>
          <w:sz w:val="17"/>
          <w:szCs w:val="17"/>
          <w:rtl w:val="0"/>
        </w:rPr>
        <w:t xml:space="preserve">.</w:t>
      </w:r>
    </w:p>
    <w:p w:rsidR="00000000" w:rsidDel="00000000" w:rsidP="00000000" w:rsidRDefault="00000000" w:rsidRPr="00000000" w14:paraId="00000194">
      <w:pPr>
        <w:shd w:fill="ffffff" w:val="clear"/>
        <w:spacing w:after="460" w:lineRule="auto"/>
        <w:rPr>
          <w:rFonts w:ascii="Roboto" w:cs="Roboto" w:eastAsia="Roboto" w:hAnsi="Roboto"/>
          <w:color w:val="333333"/>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95">
      <w:pPr>
        <w:keepNext w:val="0"/>
        <w:keepLines w:val="0"/>
        <w:pBdr>
          <w:left w:color="auto" w:space="7" w:sz="0" w:val="none"/>
          <w:right w:color="auto" w:space="7" w:sz="0" w:val="none"/>
        </w:pBdr>
        <w:shd w:fill="ffffff" w:val="clear"/>
        <w:spacing w:after="520" w:before="120" w:lineRule="auto"/>
        <w:rPr/>
      </w:pPr>
      <w:hyperlink r:id="rId37">
        <w:r w:rsidDel="00000000" w:rsidR="00000000" w:rsidRPr="00000000">
          <w:rPr>
            <w:color w:val="1155cc"/>
            <w:u w:val="single"/>
            <w:rtl w:val="0"/>
          </w:rPr>
          <w:t xml:space="preserve">/admin/doc/filters/</w:t>
        </w:r>
      </w:hyperlink>
      <w:r w:rsidDel="00000000" w:rsidR="00000000" w:rsidRPr="00000000">
        <w:rPr>
          <w:rtl w:val="0"/>
        </w:rPr>
      </w:r>
    </w:p>
    <w:p w:rsidR="00000000" w:rsidDel="00000000" w:rsidP="00000000" w:rsidRDefault="00000000" w:rsidRPr="00000000" w14:paraId="00000196">
      <w:pPr>
        <w:pBdr>
          <w:top w:color="auto" w:space="0" w:sz="0" w:val="none"/>
          <w:left w:color="auto" w:space="7" w:sz="0" w:val="none"/>
          <w:bottom w:color="auto" w:space="0" w:sz="0" w:val="none"/>
          <w:right w:color="auto" w:space="7" w:sz="0" w:val="none"/>
          <w:between w:color="auto" w:space="0" w:sz="0" w:val="none"/>
        </w:pBdr>
        <w:shd w:fill="ffffff" w:val="clear"/>
        <w:spacing w:after="600" w:before="40" w:line="264" w:lineRule="auto"/>
        <w:rPr>
          <w:rFonts w:ascii="Roboto" w:cs="Roboto" w:eastAsia="Roboto" w:hAnsi="Roboto"/>
          <w:color w:val="999999"/>
          <w:sz w:val="17"/>
          <w:szCs w:val="17"/>
        </w:rPr>
      </w:pPr>
      <w:r w:rsidDel="00000000" w:rsidR="00000000" w:rsidRPr="00000000">
        <w:rPr>
          <w:rFonts w:ascii="Roboto" w:cs="Roboto" w:eastAsia="Roboto" w:hAnsi="Roboto"/>
          <w:color w:val="999999"/>
          <w:sz w:val="17"/>
          <w:szCs w:val="17"/>
          <w:rtl w:val="0"/>
        </w:rPr>
        <w:t xml:space="preserve">View function: </w:t>
      </w:r>
      <w:r w:rsidDel="00000000" w:rsidR="00000000" w:rsidRPr="00000000">
        <w:rPr>
          <w:rFonts w:ascii="Courier New" w:cs="Courier New" w:eastAsia="Courier New" w:hAnsi="Courier New"/>
          <w:color w:val="666666"/>
          <w:sz w:val="18"/>
          <w:szCs w:val="18"/>
          <w:rtl w:val="0"/>
        </w:rPr>
        <w:t xml:space="preserve">django.contrib.admindocs.views.TemplateFilterIndexView</w:t>
      </w:r>
      <w:r w:rsidDel="00000000" w:rsidR="00000000" w:rsidRPr="00000000">
        <w:rPr>
          <w:rFonts w:ascii="Roboto" w:cs="Roboto" w:eastAsia="Roboto" w:hAnsi="Roboto"/>
          <w:color w:val="999999"/>
          <w:sz w:val="17"/>
          <w:szCs w:val="17"/>
          <w:rtl w:val="0"/>
        </w:rPr>
        <w:t xml:space="preserve">. Name: </w:t>
      </w:r>
      <w:r w:rsidDel="00000000" w:rsidR="00000000" w:rsidRPr="00000000">
        <w:rPr>
          <w:rFonts w:ascii="Courier New" w:cs="Courier New" w:eastAsia="Courier New" w:hAnsi="Courier New"/>
          <w:color w:val="666666"/>
          <w:sz w:val="18"/>
          <w:szCs w:val="18"/>
          <w:rtl w:val="0"/>
        </w:rPr>
        <w:t xml:space="preserve">django-admindocs-filters</w:t>
      </w:r>
      <w:r w:rsidDel="00000000" w:rsidR="00000000" w:rsidRPr="00000000">
        <w:rPr>
          <w:rFonts w:ascii="Roboto" w:cs="Roboto" w:eastAsia="Roboto" w:hAnsi="Roboto"/>
          <w:color w:val="999999"/>
          <w:sz w:val="17"/>
          <w:szCs w:val="17"/>
          <w:rtl w:val="0"/>
        </w:rPr>
        <w:t xml:space="preserve">.</w:t>
      </w:r>
    </w:p>
    <w:p w:rsidR="00000000" w:rsidDel="00000000" w:rsidP="00000000" w:rsidRDefault="00000000" w:rsidRPr="00000000" w14:paraId="00000197">
      <w:pPr>
        <w:shd w:fill="ffffff" w:val="clear"/>
        <w:spacing w:after="460" w:lineRule="auto"/>
        <w:rPr>
          <w:rFonts w:ascii="Roboto" w:cs="Roboto" w:eastAsia="Roboto" w:hAnsi="Roboto"/>
          <w:color w:val="333333"/>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98">
      <w:pPr>
        <w:keepNext w:val="0"/>
        <w:keepLines w:val="0"/>
        <w:pBdr>
          <w:left w:color="auto" w:space="7" w:sz="0" w:val="none"/>
          <w:right w:color="auto" w:space="7" w:sz="0" w:val="none"/>
        </w:pBdr>
        <w:shd w:fill="ffffff" w:val="clear"/>
        <w:spacing w:after="520" w:before="120" w:lineRule="auto"/>
        <w:rPr/>
      </w:pPr>
      <w:hyperlink r:id="rId38">
        <w:r w:rsidDel="00000000" w:rsidR="00000000" w:rsidRPr="00000000">
          <w:rPr>
            <w:color w:val="1155cc"/>
            <w:u w:val="single"/>
            <w:rtl w:val="0"/>
          </w:rPr>
          <w:t xml:space="preserve">/admin/doc/models/</w:t>
        </w:r>
      </w:hyperlink>
      <w:r w:rsidDel="00000000" w:rsidR="00000000" w:rsidRPr="00000000">
        <w:rPr>
          <w:rtl w:val="0"/>
        </w:rPr>
      </w:r>
    </w:p>
    <w:p w:rsidR="00000000" w:rsidDel="00000000" w:rsidP="00000000" w:rsidRDefault="00000000" w:rsidRPr="00000000" w14:paraId="00000199">
      <w:pPr>
        <w:pBdr>
          <w:top w:color="auto" w:space="0" w:sz="0" w:val="none"/>
          <w:left w:color="auto" w:space="7" w:sz="0" w:val="none"/>
          <w:bottom w:color="auto" w:space="0" w:sz="0" w:val="none"/>
          <w:right w:color="auto" w:space="7" w:sz="0" w:val="none"/>
          <w:between w:color="auto" w:space="0" w:sz="0" w:val="none"/>
        </w:pBdr>
        <w:shd w:fill="ffffff" w:val="clear"/>
        <w:spacing w:after="600" w:before="40" w:line="264" w:lineRule="auto"/>
        <w:rPr>
          <w:rFonts w:ascii="Roboto" w:cs="Roboto" w:eastAsia="Roboto" w:hAnsi="Roboto"/>
          <w:color w:val="999999"/>
          <w:sz w:val="17"/>
          <w:szCs w:val="17"/>
        </w:rPr>
      </w:pPr>
      <w:r w:rsidDel="00000000" w:rsidR="00000000" w:rsidRPr="00000000">
        <w:rPr>
          <w:rFonts w:ascii="Roboto" w:cs="Roboto" w:eastAsia="Roboto" w:hAnsi="Roboto"/>
          <w:color w:val="999999"/>
          <w:sz w:val="17"/>
          <w:szCs w:val="17"/>
          <w:rtl w:val="0"/>
        </w:rPr>
        <w:t xml:space="preserve">View function: </w:t>
      </w:r>
      <w:r w:rsidDel="00000000" w:rsidR="00000000" w:rsidRPr="00000000">
        <w:rPr>
          <w:rFonts w:ascii="Courier New" w:cs="Courier New" w:eastAsia="Courier New" w:hAnsi="Courier New"/>
          <w:color w:val="666666"/>
          <w:sz w:val="18"/>
          <w:szCs w:val="18"/>
          <w:rtl w:val="0"/>
        </w:rPr>
        <w:t xml:space="preserve">django.contrib.admindocs.views.ModelIndexView</w:t>
      </w:r>
      <w:r w:rsidDel="00000000" w:rsidR="00000000" w:rsidRPr="00000000">
        <w:rPr>
          <w:rFonts w:ascii="Roboto" w:cs="Roboto" w:eastAsia="Roboto" w:hAnsi="Roboto"/>
          <w:color w:val="999999"/>
          <w:sz w:val="17"/>
          <w:szCs w:val="17"/>
          <w:rtl w:val="0"/>
        </w:rPr>
        <w:t xml:space="preserve">. Name: </w:t>
      </w:r>
      <w:r w:rsidDel="00000000" w:rsidR="00000000" w:rsidRPr="00000000">
        <w:rPr>
          <w:rFonts w:ascii="Courier New" w:cs="Courier New" w:eastAsia="Courier New" w:hAnsi="Courier New"/>
          <w:color w:val="666666"/>
          <w:sz w:val="18"/>
          <w:szCs w:val="18"/>
          <w:rtl w:val="0"/>
        </w:rPr>
        <w:t xml:space="preserve">django-admindocs-models-index</w:t>
      </w:r>
      <w:r w:rsidDel="00000000" w:rsidR="00000000" w:rsidRPr="00000000">
        <w:rPr>
          <w:rFonts w:ascii="Roboto" w:cs="Roboto" w:eastAsia="Roboto" w:hAnsi="Roboto"/>
          <w:color w:val="999999"/>
          <w:sz w:val="17"/>
          <w:szCs w:val="17"/>
          <w:rtl w:val="0"/>
        </w:rPr>
        <w:t xml:space="preserve">.</w:t>
      </w:r>
    </w:p>
    <w:p w:rsidR="00000000" w:rsidDel="00000000" w:rsidP="00000000" w:rsidRDefault="00000000" w:rsidRPr="00000000" w14:paraId="0000019A">
      <w:pPr>
        <w:shd w:fill="ffffff" w:val="clear"/>
        <w:spacing w:after="460" w:lineRule="auto"/>
        <w:rPr>
          <w:rFonts w:ascii="Roboto" w:cs="Roboto" w:eastAsia="Roboto" w:hAnsi="Roboto"/>
          <w:color w:val="333333"/>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9B">
      <w:pPr>
        <w:keepNext w:val="0"/>
        <w:keepLines w:val="0"/>
        <w:pBdr>
          <w:left w:color="auto" w:space="7" w:sz="0" w:val="none"/>
          <w:right w:color="auto" w:space="7" w:sz="0" w:val="none"/>
        </w:pBdr>
        <w:shd w:fill="ffffff" w:val="clear"/>
        <w:spacing w:after="520" w:before="120" w:lineRule="auto"/>
        <w:rPr/>
      </w:pPr>
      <w:hyperlink r:id="rId39">
        <w:r w:rsidDel="00000000" w:rsidR="00000000" w:rsidRPr="00000000">
          <w:rPr>
            <w:color w:val="1155cc"/>
            <w:u w:val="single"/>
            <w:rtl w:val="0"/>
          </w:rPr>
          <w:t xml:space="preserve">/admin/doc/models/&lt;app_label&gt;\.&lt;model_name&gt;/</w:t>
        </w:r>
      </w:hyperlink>
      <w:r w:rsidDel="00000000" w:rsidR="00000000" w:rsidRPr="00000000">
        <w:rPr>
          <w:rtl w:val="0"/>
        </w:rPr>
      </w:r>
    </w:p>
    <w:p w:rsidR="00000000" w:rsidDel="00000000" w:rsidP="00000000" w:rsidRDefault="00000000" w:rsidRPr="00000000" w14:paraId="0000019C">
      <w:pPr>
        <w:pBdr>
          <w:top w:color="auto" w:space="0" w:sz="0" w:val="none"/>
          <w:left w:color="auto" w:space="7" w:sz="0" w:val="none"/>
          <w:bottom w:color="auto" w:space="0" w:sz="0" w:val="none"/>
          <w:right w:color="auto" w:space="7" w:sz="0" w:val="none"/>
          <w:between w:color="auto" w:space="0" w:sz="0" w:val="none"/>
        </w:pBdr>
        <w:shd w:fill="ffffff" w:val="clear"/>
        <w:spacing w:after="600" w:before="40" w:line="264" w:lineRule="auto"/>
        <w:rPr>
          <w:rFonts w:ascii="Roboto" w:cs="Roboto" w:eastAsia="Roboto" w:hAnsi="Roboto"/>
          <w:color w:val="999999"/>
          <w:sz w:val="17"/>
          <w:szCs w:val="17"/>
        </w:rPr>
      </w:pPr>
      <w:r w:rsidDel="00000000" w:rsidR="00000000" w:rsidRPr="00000000">
        <w:rPr>
          <w:rFonts w:ascii="Roboto" w:cs="Roboto" w:eastAsia="Roboto" w:hAnsi="Roboto"/>
          <w:color w:val="999999"/>
          <w:sz w:val="17"/>
          <w:szCs w:val="17"/>
          <w:rtl w:val="0"/>
        </w:rPr>
        <w:t xml:space="preserve">View function: </w:t>
      </w:r>
      <w:r w:rsidDel="00000000" w:rsidR="00000000" w:rsidRPr="00000000">
        <w:rPr>
          <w:rFonts w:ascii="Courier New" w:cs="Courier New" w:eastAsia="Courier New" w:hAnsi="Courier New"/>
          <w:color w:val="666666"/>
          <w:sz w:val="18"/>
          <w:szCs w:val="18"/>
          <w:rtl w:val="0"/>
        </w:rPr>
        <w:t xml:space="preserve">django.contrib.admindocs.views.ModelDetailView</w:t>
      </w:r>
      <w:r w:rsidDel="00000000" w:rsidR="00000000" w:rsidRPr="00000000">
        <w:rPr>
          <w:rFonts w:ascii="Roboto" w:cs="Roboto" w:eastAsia="Roboto" w:hAnsi="Roboto"/>
          <w:color w:val="999999"/>
          <w:sz w:val="17"/>
          <w:szCs w:val="17"/>
          <w:rtl w:val="0"/>
        </w:rPr>
        <w:t xml:space="preserve">. Name: </w:t>
      </w:r>
      <w:r w:rsidDel="00000000" w:rsidR="00000000" w:rsidRPr="00000000">
        <w:rPr>
          <w:rFonts w:ascii="Courier New" w:cs="Courier New" w:eastAsia="Courier New" w:hAnsi="Courier New"/>
          <w:color w:val="666666"/>
          <w:sz w:val="18"/>
          <w:szCs w:val="18"/>
          <w:rtl w:val="0"/>
        </w:rPr>
        <w:t xml:space="preserve">django-admindocs-models-detail</w:t>
      </w:r>
      <w:r w:rsidDel="00000000" w:rsidR="00000000" w:rsidRPr="00000000">
        <w:rPr>
          <w:rFonts w:ascii="Roboto" w:cs="Roboto" w:eastAsia="Roboto" w:hAnsi="Roboto"/>
          <w:color w:val="999999"/>
          <w:sz w:val="17"/>
          <w:szCs w:val="17"/>
          <w:rtl w:val="0"/>
        </w:rPr>
        <w:t xml:space="preserve">.</w:t>
      </w:r>
    </w:p>
    <w:p w:rsidR="00000000" w:rsidDel="00000000" w:rsidP="00000000" w:rsidRDefault="00000000" w:rsidRPr="00000000" w14:paraId="0000019D">
      <w:pPr>
        <w:shd w:fill="ffffff" w:val="clear"/>
        <w:spacing w:after="460" w:lineRule="auto"/>
        <w:rPr>
          <w:rFonts w:ascii="Roboto" w:cs="Roboto" w:eastAsia="Roboto" w:hAnsi="Roboto"/>
          <w:color w:val="333333"/>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9E">
      <w:pPr>
        <w:keepNext w:val="0"/>
        <w:keepLines w:val="0"/>
        <w:pBdr>
          <w:left w:color="auto" w:space="7" w:sz="0" w:val="none"/>
          <w:right w:color="auto" w:space="7" w:sz="0" w:val="none"/>
        </w:pBdr>
        <w:shd w:fill="ffffff" w:val="clear"/>
        <w:spacing w:after="520" w:before="120" w:lineRule="auto"/>
        <w:rPr/>
      </w:pPr>
      <w:hyperlink r:id="rId40">
        <w:r w:rsidDel="00000000" w:rsidR="00000000" w:rsidRPr="00000000">
          <w:rPr>
            <w:color w:val="1155cc"/>
            <w:u w:val="single"/>
            <w:rtl w:val="0"/>
          </w:rPr>
          <w:t xml:space="preserve">/admin/doc/tags/</w:t>
        </w:r>
      </w:hyperlink>
      <w:r w:rsidDel="00000000" w:rsidR="00000000" w:rsidRPr="00000000">
        <w:rPr>
          <w:rtl w:val="0"/>
        </w:rPr>
      </w:r>
    </w:p>
    <w:p w:rsidR="00000000" w:rsidDel="00000000" w:rsidP="00000000" w:rsidRDefault="00000000" w:rsidRPr="00000000" w14:paraId="0000019F">
      <w:pPr>
        <w:pBdr>
          <w:top w:color="auto" w:space="0" w:sz="0" w:val="none"/>
          <w:left w:color="auto" w:space="7" w:sz="0" w:val="none"/>
          <w:bottom w:color="auto" w:space="0" w:sz="0" w:val="none"/>
          <w:right w:color="auto" w:space="7" w:sz="0" w:val="none"/>
          <w:between w:color="auto" w:space="0" w:sz="0" w:val="none"/>
        </w:pBdr>
        <w:shd w:fill="ffffff" w:val="clear"/>
        <w:spacing w:after="600" w:before="40" w:line="264" w:lineRule="auto"/>
        <w:rPr>
          <w:rFonts w:ascii="Roboto" w:cs="Roboto" w:eastAsia="Roboto" w:hAnsi="Roboto"/>
          <w:color w:val="999999"/>
          <w:sz w:val="17"/>
          <w:szCs w:val="17"/>
        </w:rPr>
      </w:pPr>
      <w:r w:rsidDel="00000000" w:rsidR="00000000" w:rsidRPr="00000000">
        <w:rPr>
          <w:rFonts w:ascii="Roboto" w:cs="Roboto" w:eastAsia="Roboto" w:hAnsi="Roboto"/>
          <w:color w:val="999999"/>
          <w:sz w:val="17"/>
          <w:szCs w:val="17"/>
          <w:rtl w:val="0"/>
        </w:rPr>
        <w:t xml:space="preserve">View function: </w:t>
      </w:r>
      <w:r w:rsidDel="00000000" w:rsidR="00000000" w:rsidRPr="00000000">
        <w:rPr>
          <w:rFonts w:ascii="Courier New" w:cs="Courier New" w:eastAsia="Courier New" w:hAnsi="Courier New"/>
          <w:color w:val="666666"/>
          <w:sz w:val="18"/>
          <w:szCs w:val="18"/>
          <w:rtl w:val="0"/>
        </w:rPr>
        <w:t xml:space="preserve">django.contrib.admindocs.views.TemplateTagIndexView</w:t>
      </w:r>
      <w:r w:rsidDel="00000000" w:rsidR="00000000" w:rsidRPr="00000000">
        <w:rPr>
          <w:rFonts w:ascii="Roboto" w:cs="Roboto" w:eastAsia="Roboto" w:hAnsi="Roboto"/>
          <w:color w:val="999999"/>
          <w:sz w:val="17"/>
          <w:szCs w:val="17"/>
          <w:rtl w:val="0"/>
        </w:rPr>
        <w:t xml:space="preserve">. Name: </w:t>
      </w:r>
      <w:r w:rsidDel="00000000" w:rsidR="00000000" w:rsidRPr="00000000">
        <w:rPr>
          <w:rFonts w:ascii="Courier New" w:cs="Courier New" w:eastAsia="Courier New" w:hAnsi="Courier New"/>
          <w:color w:val="666666"/>
          <w:sz w:val="18"/>
          <w:szCs w:val="18"/>
          <w:rtl w:val="0"/>
        </w:rPr>
        <w:t xml:space="preserve">django-admindocs-tags</w:t>
      </w:r>
      <w:r w:rsidDel="00000000" w:rsidR="00000000" w:rsidRPr="00000000">
        <w:rPr>
          <w:rFonts w:ascii="Roboto" w:cs="Roboto" w:eastAsia="Roboto" w:hAnsi="Roboto"/>
          <w:color w:val="999999"/>
          <w:sz w:val="17"/>
          <w:szCs w:val="17"/>
          <w:rtl w:val="0"/>
        </w:rPr>
        <w:t xml:space="preserve">.</w:t>
      </w:r>
    </w:p>
    <w:p w:rsidR="00000000" w:rsidDel="00000000" w:rsidP="00000000" w:rsidRDefault="00000000" w:rsidRPr="00000000" w14:paraId="000001A0">
      <w:pPr>
        <w:shd w:fill="ffffff" w:val="clear"/>
        <w:spacing w:after="460" w:lineRule="auto"/>
        <w:rPr>
          <w:rFonts w:ascii="Roboto" w:cs="Roboto" w:eastAsia="Roboto" w:hAnsi="Roboto"/>
          <w:color w:val="333333"/>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A1">
      <w:pPr>
        <w:keepNext w:val="0"/>
        <w:keepLines w:val="0"/>
        <w:pBdr>
          <w:left w:color="auto" w:space="7" w:sz="0" w:val="none"/>
          <w:right w:color="auto" w:space="7" w:sz="0" w:val="none"/>
        </w:pBdr>
        <w:shd w:fill="ffffff" w:val="clear"/>
        <w:spacing w:after="520" w:before="120" w:lineRule="auto"/>
        <w:rPr/>
      </w:pPr>
      <w:hyperlink r:id="rId41">
        <w:r w:rsidDel="00000000" w:rsidR="00000000" w:rsidRPr="00000000">
          <w:rPr>
            <w:color w:val="1155cc"/>
            <w:u w:val="single"/>
            <w:rtl w:val="0"/>
          </w:rPr>
          <w:t xml:space="preserve">/admin/doc/templates/&lt;path:template&gt;/</w:t>
        </w:r>
      </w:hyperlink>
      <w:r w:rsidDel="00000000" w:rsidR="00000000" w:rsidRPr="00000000">
        <w:rPr>
          <w:rtl w:val="0"/>
        </w:rPr>
      </w:r>
    </w:p>
    <w:p w:rsidR="00000000" w:rsidDel="00000000" w:rsidP="00000000" w:rsidRDefault="00000000" w:rsidRPr="00000000" w14:paraId="000001A2">
      <w:pPr>
        <w:pBdr>
          <w:top w:color="auto" w:space="0" w:sz="0" w:val="none"/>
          <w:left w:color="auto" w:space="7" w:sz="0" w:val="none"/>
          <w:bottom w:color="auto" w:space="0" w:sz="0" w:val="none"/>
          <w:right w:color="auto" w:space="7" w:sz="0" w:val="none"/>
          <w:between w:color="auto" w:space="0" w:sz="0" w:val="none"/>
        </w:pBdr>
        <w:shd w:fill="ffffff" w:val="clear"/>
        <w:spacing w:after="600" w:before="40" w:line="264" w:lineRule="auto"/>
        <w:rPr>
          <w:rFonts w:ascii="Roboto" w:cs="Roboto" w:eastAsia="Roboto" w:hAnsi="Roboto"/>
          <w:color w:val="999999"/>
          <w:sz w:val="17"/>
          <w:szCs w:val="17"/>
        </w:rPr>
      </w:pPr>
      <w:r w:rsidDel="00000000" w:rsidR="00000000" w:rsidRPr="00000000">
        <w:rPr>
          <w:rFonts w:ascii="Roboto" w:cs="Roboto" w:eastAsia="Roboto" w:hAnsi="Roboto"/>
          <w:color w:val="999999"/>
          <w:sz w:val="17"/>
          <w:szCs w:val="17"/>
          <w:rtl w:val="0"/>
        </w:rPr>
        <w:t xml:space="preserve">View function: </w:t>
      </w:r>
      <w:r w:rsidDel="00000000" w:rsidR="00000000" w:rsidRPr="00000000">
        <w:rPr>
          <w:rFonts w:ascii="Courier New" w:cs="Courier New" w:eastAsia="Courier New" w:hAnsi="Courier New"/>
          <w:color w:val="666666"/>
          <w:sz w:val="18"/>
          <w:szCs w:val="18"/>
          <w:rtl w:val="0"/>
        </w:rPr>
        <w:t xml:space="preserve">django.contrib.admindocs.views.TemplateDetailView</w:t>
      </w:r>
      <w:r w:rsidDel="00000000" w:rsidR="00000000" w:rsidRPr="00000000">
        <w:rPr>
          <w:rFonts w:ascii="Roboto" w:cs="Roboto" w:eastAsia="Roboto" w:hAnsi="Roboto"/>
          <w:color w:val="999999"/>
          <w:sz w:val="17"/>
          <w:szCs w:val="17"/>
          <w:rtl w:val="0"/>
        </w:rPr>
        <w:t xml:space="preserve">. Name: </w:t>
      </w:r>
      <w:r w:rsidDel="00000000" w:rsidR="00000000" w:rsidRPr="00000000">
        <w:rPr>
          <w:rFonts w:ascii="Courier New" w:cs="Courier New" w:eastAsia="Courier New" w:hAnsi="Courier New"/>
          <w:color w:val="666666"/>
          <w:sz w:val="18"/>
          <w:szCs w:val="18"/>
          <w:rtl w:val="0"/>
        </w:rPr>
        <w:t xml:space="preserve">django-admindocs-templates</w:t>
      </w:r>
      <w:r w:rsidDel="00000000" w:rsidR="00000000" w:rsidRPr="00000000">
        <w:rPr>
          <w:rFonts w:ascii="Roboto" w:cs="Roboto" w:eastAsia="Roboto" w:hAnsi="Roboto"/>
          <w:color w:val="999999"/>
          <w:sz w:val="17"/>
          <w:szCs w:val="17"/>
          <w:rtl w:val="0"/>
        </w:rPr>
        <w:t xml:space="preserve">.</w:t>
      </w:r>
    </w:p>
    <w:p w:rsidR="00000000" w:rsidDel="00000000" w:rsidP="00000000" w:rsidRDefault="00000000" w:rsidRPr="00000000" w14:paraId="000001A3">
      <w:pPr>
        <w:shd w:fill="ffffff" w:val="clear"/>
        <w:spacing w:after="460" w:lineRule="auto"/>
        <w:rPr>
          <w:rFonts w:ascii="Roboto" w:cs="Roboto" w:eastAsia="Roboto" w:hAnsi="Roboto"/>
          <w:color w:val="333333"/>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A4">
      <w:pPr>
        <w:keepNext w:val="0"/>
        <w:keepLines w:val="0"/>
        <w:pBdr>
          <w:left w:color="auto" w:space="7" w:sz="0" w:val="none"/>
          <w:right w:color="auto" w:space="7" w:sz="0" w:val="none"/>
        </w:pBdr>
        <w:shd w:fill="ffffff" w:val="clear"/>
        <w:spacing w:after="520" w:before="120" w:lineRule="auto"/>
        <w:rPr/>
      </w:pPr>
      <w:hyperlink r:id="rId42">
        <w:r w:rsidDel="00000000" w:rsidR="00000000" w:rsidRPr="00000000">
          <w:rPr>
            <w:color w:val="1155cc"/>
            <w:u w:val="single"/>
            <w:rtl w:val="0"/>
          </w:rPr>
          <w:t xml:space="preserve">/admin/doc/views/</w:t>
        </w:r>
      </w:hyperlink>
      <w:r w:rsidDel="00000000" w:rsidR="00000000" w:rsidRPr="00000000">
        <w:rPr>
          <w:rtl w:val="0"/>
        </w:rPr>
      </w:r>
    </w:p>
    <w:p w:rsidR="00000000" w:rsidDel="00000000" w:rsidP="00000000" w:rsidRDefault="00000000" w:rsidRPr="00000000" w14:paraId="000001A5">
      <w:pPr>
        <w:pBdr>
          <w:top w:color="auto" w:space="0" w:sz="0" w:val="none"/>
          <w:left w:color="auto" w:space="7" w:sz="0" w:val="none"/>
          <w:bottom w:color="auto" w:space="0" w:sz="0" w:val="none"/>
          <w:right w:color="auto" w:space="7" w:sz="0" w:val="none"/>
          <w:between w:color="auto" w:space="0" w:sz="0" w:val="none"/>
        </w:pBdr>
        <w:shd w:fill="ffffff" w:val="clear"/>
        <w:spacing w:after="600" w:before="40" w:line="264" w:lineRule="auto"/>
        <w:rPr>
          <w:rFonts w:ascii="Roboto" w:cs="Roboto" w:eastAsia="Roboto" w:hAnsi="Roboto"/>
          <w:color w:val="999999"/>
          <w:sz w:val="17"/>
          <w:szCs w:val="17"/>
        </w:rPr>
      </w:pPr>
      <w:r w:rsidDel="00000000" w:rsidR="00000000" w:rsidRPr="00000000">
        <w:rPr>
          <w:rFonts w:ascii="Roboto" w:cs="Roboto" w:eastAsia="Roboto" w:hAnsi="Roboto"/>
          <w:color w:val="999999"/>
          <w:sz w:val="17"/>
          <w:szCs w:val="17"/>
          <w:rtl w:val="0"/>
        </w:rPr>
        <w:t xml:space="preserve">View function: </w:t>
      </w:r>
      <w:r w:rsidDel="00000000" w:rsidR="00000000" w:rsidRPr="00000000">
        <w:rPr>
          <w:rFonts w:ascii="Courier New" w:cs="Courier New" w:eastAsia="Courier New" w:hAnsi="Courier New"/>
          <w:color w:val="666666"/>
          <w:sz w:val="18"/>
          <w:szCs w:val="18"/>
          <w:rtl w:val="0"/>
        </w:rPr>
        <w:t xml:space="preserve">django.contrib.admindocs.views.ViewIndexView</w:t>
      </w:r>
      <w:r w:rsidDel="00000000" w:rsidR="00000000" w:rsidRPr="00000000">
        <w:rPr>
          <w:rFonts w:ascii="Roboto" w:cs="Roboto" w:eastAsia="Roboto" w:hAnsi="Roboto"/>
          <w:color w:val="999999"/>
          <w:sz w:val="17"/>
          <w:szCs w:val="17"/>
          <w:rtl w:val="0"/>
        </w:rPr>
        <w:t xml:space="preserve">. Name: </w:t>
      </w:r>
      <w:r w:rsidDel="00000000" w:rsidR="00000000" w:rsidRPr="00000000">
        <w:rPr>
          <w:rFonts w:ascii="Courier New" w:cs="Courier New" w:eastAsia="Courier New" w:hAnsi="Courier New"/>
          <w:color w:val="666666"/>
          <w:sz w:val="18"/>
          <w:szCs w:val="18"/>
          <w:rtl w:val="0"/>
        </w:rPr>
        <w:t xml:space="preserve">django-admindocs-views-index</w:t>
      </w:r>
      <w:r w:rsidDel="00000000" w:rsidR="00000000" w:rsidRPr="00000000">
        <w:rPr>
          <w:rFonts w:ascii="Roboto" w:cs="Roboto" w:eastAsia="Roboto" w:hAnsi="Roboto"/>
          <w:color w:val="999999"/>
          <w:sz w:val="17"/>
          <w:szCs w:val="17"/>
          <w:rtl w:val="0"/>
        </w:rPr>
        <w:t xml:space="preserve">.</w:t>
      </w:r>
    </w:p>
    <w:p w:rsidR="00000000" w:rsidDel="00000000" w:rsidP="00000000" w:rsidRDefault="00000000" w:rsidRPr="00000000" w14:paraId="000001A6">
      <w:pPr>
        <w:shd w:fill="ffffff" w:val="clear"/>
        <w:spacing w:after="460" w:lineRule="auto"/>
        <w:rPr>
          <w:rFonts w:ascii="Roboto" w:cs="Roboto" w:eastAsia="Roboto" w:hAnsi="Roboto"/>
          <w:color w:val="333333"/>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A7">
      <w:pPr>
        <w:keepNext w:val="0"/>
        <w:keepLines w:val="0"/>
        <w:pBdr>
          <w:left w:color="auto" w:space="7" w:sz="0" w:val="none"/>
          <w:right w:color="auto" w:space="7" w:sz="0" w:val="none"/>
        </w:pBdr>
        <w:shd w:fill="ffffff" w:val="clear"/>
        <w:spacing w:after="520" w:before="120" w:lineRule="auto"/>
        <w:rPr/>
      </w:pPr>
      <w:hyperlink r:id="rId43">
        <w:r w:rsidDel="00000000" w:rsidR="00000000" w:rsidRPr="00000000">
          <w:rPr>
            <w:color w:val="1155cc"/>
            <w:u w:val="single"/>
            <w:rtl w:val="0"/>
          </w:rPr>
          <w:t xml:space="preserve">/admin/doc/views/&lt;view&gt;/</w:t>
        </w:r>
      </w:hyperlink>
      <w:r w:rsidDel="00000000" w:rsidR="00000000" w:rsidRPr="00000000">
        <w:rPr>
          <w:rtl w:val="0"/>
        </w:rPr>
      </w:r>
    </w:p>
    <w:p w:rsidR="00000000" w:rsidDel="00000000" w:rsidP="00000000" w:rsidRDefault="00000000" w:rsidRPr="00000000" w14:paraId="000001A8">
      <w:pPr>
        <w:pBdr>
          <w:top w:color="auto" w:space="0" w:sz="0" w:val="none"/>
          <w:left w:color="auto" w:space="7" w:sz="0" w:val="none"/>
          <w:bottom w:color="auto" w:space="0" w:sz="0" w:val="none"/>
          <w:right w:color="auto" w:space="7" w:sz="0" w:val="none"/>
          <w:between w:color="auto" w:space="0" w:sz="0" w:val="none"/>
        </w:pBdr>
        <w:shd w:fill="ffffff" w:val="clear"/>
        <w:spacing w:after="600" w:before="40" w:line="264" w:lineRule="auto"/>
        <w:rPr>
          <w:rFonts w:ascii="Roboto" w:cs="Roboto" w:eastAsia="Roboto" w:hAnsi="Roboto"/>
          <w:color w:val="999999"/>
          <w:sz w:val="17"/>
          <w:szCs w:val="17"/>
        </w:rPr>
      </w:pPr>
      <w:r w:rsidDel="00000000" w:rsidR="00000000" w:rsidRPr="00000000">
        <w:rPr>
          <w:rFonts w:ascii="Roboto" w:cs="Roboto" w:eastAsia="Roboto" w:hAnsi="Roboto"/>
          <w:color w:val="999999"/>
          <w:sz w:val="17"/>
          <w:szCs w:val="17"/>
          <w:rtl w:val="0"/>
        </w:rPr>
        <w:t xml:space="preserve">View function: </w:t>
      </w:r>
      <w:r w:rsidDel="00000000" w:rsidR="00000000" w:rsidRPr="00000000">
        <w:rPr>
          <w:rFonts w:ascii="Courier New" w:cs="Courier New" w:eastAsia="Courier New" w:hAnsi="Courier New"/>
          <w:color w:val="666666"/>
          <w:sz w:val="18"/>
          <w:szCs w:val="18"/>
          <w:rtl w:val="0"/>
        </w:rPr>
        <w:t xml:space="preserve">django.contrib.admindocs.views.ViewDetailView</w:t>
      </w:r>
      <w:r w:rsidDel="00000000" w:rsidR="00000000" w:rsidRPr="00000000">
        <w:rPr>
          <w:rFonts w:ascii="Roboto" w:cs="Roboto" w:eastAsia="Roboto" w:hAnsi="Roboto"/>
          <w:color w:val="999999"/>
          <w:sz w:val="17"/>
          <w:szCs w:val="17"/>
          <w:rtl w:val="0"/>
        </w:rPr>
        <w:t xml:space="preserve">. Name: </w:t>
      </w:r>
      <w:r w:rsidDel="00000000" w:rsidR="00000000" w:rsidRPr="00000000">
        <w:rPr>
          <w:rFonts w:ascii="Courier New" w:cs="Courier New" w:eastAsia="Courier New" w:hAnsi="Courier New"/>
          <w:color w:val="666666"/>
          <w:sz w:val="18"/>
          <w:szCs w:val="18"/>
          <w:rtl w:val="0"/>
        </w:rPr>
        <w:t xml:space="preserve">django-admindocs-views-detail</w:t>
      </w:r>
      <w:r w:rsidDel="00000000" w:rsidR="00000000" w:rsidRPr="00000000">
        <w:rPr>
          <w:rFonts w:ascii="Roboto" w:cs="Roboto" w:eastAsia="Roboto" w:hAnsi="Roboto"/>
          <w:color w:val="999999"/>
          <w:sz w:val="17"/>
          <w:szCs w:val="17"/>
          <w:rtl w:val="0"/>
        </w:rPr>
        <w:t xml:space="preserve">.</w:t>
      </w:r>
    </w:p>
    <w:p w:rsidR="00000000" w:rsidDel="00000000" w:rsidP="00000000" w:rsidRDefault="00000000" w:rsidRPr="00000000" w14:paraId="000001A9">
      <w:pPr>
        <w:shd w:fill="ffffff" w:val="clear"/>
        <w:spacing w:after="460" w:lineRule="auto"/>
        <w:rPr>
          <w:rFonts w:ascii="Roboto" w:cs="Roboto" w:eastAsia="Roboto" w:hAnsi="Roboto"/>
          <w:color w:val="333333"/>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AA">
      <w:pPr>
        <w:keepNext w:val="0"/>
        <w:keepLines w:val="0"/>
        <w:pBdr>
          <w:left w:color="auto" w:space="7" w:sz="0" w:val="none"/>
          <w:right w:color="auto" w:space="7" w:sz="0" w:val="none"/>
        </w:pBdr>
        <w:shd w:fill="ffffff" w:val="clear"/>
        <w:spacing w:after="520" w:before="120" w:lineRule="auto"/>
        <w:rPr/>
      </w:pPr>
      <w:hyperlink r:id="rId44">
        <w:r w:rsidDel="00000000" w:rsidR="00000000" w:rsidRPr="00000000">
          <w:rPr>
            <w:color w:val="1155cc"/>
            <w:u w:val="single"/>
            <w:rtl w:val="0"/>
          </w:rPr>
          <w:t xml:space="preserve">/users/login/</w:t>
        </w:r>
      </w:hyperlink>
      <w:r w:rsidDel="00000000" w:rsidR="00000000" w:rsidRPr="00000000">
        <w:rPr>
          <w:rtl w:val="0"/>
        </w:rPr>
      </w:r>
    </w:p>
    <w:p w:rsidR="00000000" w:rsidDel="00000000" w:rsidP="00000000" w:rsidRDefault="00000000" w:rsidRPr="00000000" w14:paraId="000001AB">
      <w:pPr>
        <w:pBdr>
          <w:top w:color="auto" w:space="0" w:sz="0" w:val="none"/>
          <w:left w:color="auto" w:space="7" w:sz="0" w:val="none"/>
          <w:bottom w:color="auto" w:space="0" w:sz="0" w:val="none"/>
          <w:right w:color="auto" w:space="7" w:sz="0" w:val="none"/>
          <w:between w:color="auto" w:space="0" w:sz="0" w:val="none"/>
        </w:pBdr>
        <w:shd w:fill="ffffff" w:val="clear"/>
        <w:spacing w:after="600" w:before="40" w:line="264" w:lineRule="auto"/>
        <w:rPr>
          <w:rFonts w:ascii="Roboto" w:cs="Roboto" w:eastAsia="Roboto" w:hAnsi="Roboto"/>
          <w:color w:val="999999"/>
          <w:sz w:val="17"/>
          <w:szCs w:val="17"/>
        </w:rPr>
      </w:pPr>
      <w:r w:rsidDel="00000000" w:rsidR="00000000" w:rsidRPr="00000000">
        <w:rPr>
          <w:rFonts w:ascii="Roboto" w:cs="Roboto" w:eastAsia="Roboto" w:hAnsi="Roboto"/>
          <w:color w:val="999999"/>
          <w:sz w:val="17"/>
          <w:szCs w:val="17"/>
          <w:rtl w:val="0"/>
        </w:rPr>
        <w:t xml:space="preserve">View function: </w:t>
      </w:r>
      <w:r w:rsidDel="00000000" w:rsidR="00000000" w:rsidRPr="00000000">
        <w:rPr>
          <w:rFonts w:ascii="Courier New" w:cs="Courier New" w:eastAsia="Courier New" w:hAnsi="Courier New"/>
          <w:color w:val="666666"/>
          <w:sz w:val="18"/>
          <w:szCs w:val="18"/>
          <w:rtl w:val="0"/>
        </w:rPr>
        <w:t xml:space="preserve">django.contrib.auth.views.LoginView</w:t>
      </w:r>
      <w:r w:rsidDel="00000000" w:rsidR="00000000" w:rsidRPr="00000000">
        <w:rPr>
          <w:rFonts w:ascii="Roboto" w:cs="Roboto" w:eastAsia="Roboto" w:hAnsi="Roboto"/>
          <w:color w:val="999999"/>
          <w:sz w:val="17"/>
          <w:szCs w:val="17"/>
          <w:rtl w:val="0"/>
        </w:rPr>
        <w:t xml:space="preserve">. Name: </w:t>
      </w:r>
      <w:r w:rsidDel="00000000" w:rsidR="00000000" w:rsidRPr="00000000">
        <w:rPr>
          <w:rFonts w:ascii="Courier New" w:cs="Courier New" w:eastAsia="Courier New" w:hAnsi="Courier New"/>
          <w:color w:val="666666"/>
          <w:sz w:val="18"/>
          <w:szCs w:val="18"/>
          <w:rtl w:val="0"/>
        </w:rPr>
        <w:t xml:space="preserve">login</w:t>
      </w:r>
      <w:r w:rsidDel="00000000" w:rsidR="00000000" w:rsidRPr="00000000">
        <w:rPr>
          <w:rFonts w:ascii="Roboto" w:cs="Roboto" w:eastAsia="Roboto" w:hAnsi="Roboto"/>
          <w:color w:val="999999"/>
          <w:sz w:val="17"/>
          <w:szCs w:val="17"/>
          <w:rtl w:val="0"/>
        </w:rPr>
        <w:t xml:space="preserve">.</w:t>
      </w:r>
    </w:p>
    <w:p w:rsidR="00000000" w:rsidDel="00000000" w:rsidP="00000000" w:rsidRDefault="00000000" w:rsidRPr="00000000" w14:paraId="000001AC">
      <w:pPr>
        <w:shd w:fill="ffffff" w:val="clear"/>
        <w:spacing w:after="460" w:lineRule="auto"/>
        <w:rPr>
          <w:rFonts w:ascii="Roboto" w:cs="Roboto" w:eastAsia="Roboto" w:hAnsi="Roboto"/>
          <w:color w:val="333333"/>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AD">
      <w:pPr>
        <w:keepNext w:val="0"/>
        <w:keepLines w:val="0"/>
        <w:pBdr>
          <w:left w:color="auto" w:space="7" w:sz="0" w:val="none"/>
          <w:right w:color="auto" w:space="7" w:sz="0" w:val="none"/>
        </w:pBdr>
        <w:shd w:fill="ffffff" w:val="clear"/>
        <w:spacing w:after="520" w:before="120" w:lineRule="auto"/>
        <w:rPr/>
      </w:pPr>
      <w:hyperlink r:id="rId45">
        <w:r w:rsidDel="00000000" w:rsidR="00000000" w:rsidRPr="00000000">
          <w:rPr>
            <w:color w:val="1155cc"/>
            <w:u w:val="single"/>
            <w:rtl w:val="0"/>
          </w:rPr>
          <w:t xml:space="preserve">/users/logout/</w:t>
        </w:r>
      </w:hyperlink>
      <w:r w:rsidDel="00000000" w:rsidR="00000000" w:rsidRPr="00000000">
        <w:rPr>
          <w:rtl w:val="0"/>
        </w:rPr>
      </w:r>
    </w:p>
    <w:p w:rsidR="00000000" w:rsidDel="00000000" w:rsidP="00000000" w:rsidRDefault="00000000" w:rsidRPr="00000000" w14:paraId="000001AE">
      <w:pPr>
        <w:pBdr>
          <w:top w:color="auto" w:space="0" w:sz="0" w:val="none"/>
          <w:left w:color="auto" w:space="7" w:sz="0" w:val="none"/>
          <w:bottom w:color="auto" w:space="0" w:sz="0" w:val="none"/>
          <w:right w:color="auto" w:space="7" w:sz="0" w:val="none"/>
          <w:between w:color="auto" w:space="0" w:sz="0" w:val="none"/>
        </w:pBdr>
        <w:shd w:fill="ffffff" w:val="clear"/>
        <w:spacing w:after="600" w:before="40" w:line="264" w:lineRule="auto"/>
        <w:rPr>
          <w:rFonts w:ascii="Roboto" w:cs="Roboto" w:eastAsia="Roboto" w:hAnsi="Roboto"/>
          <w:color w:val="999999"/>
          <w:sz w:val="17"/>
          <w:szCs w:val="17"/>
        </w:rPr>
      </w:pPr>
      <w:r w:rsidDel="00000000" w:rsidR="00000000" w:rsidRPr="00000000">
        <w:rPr>
          <w:rFonts w:ascii="Roboto" w:cs="Roboto" w:eastAsia="Roboto" w:hAnsi="Roboto"/>
          <w:color w:val="999999"/>
          <w:sz w:val="17"/>
          <w:szCs w:val="17"/>
          <w:rtl w:val="0"/>
        </w:rPr>
        <w:t xml:space="preserve">View function: </w:t>
      </w:r>
      <w:r w:rsidDel="00000000" w:rsidR="00000000" w:rsidRPr="00000000">
        <w:rPr>
          <w:rFonts w:ascii="Courier New" w:cs="Courier New" w:eastAsia="Courier New" w:hAnsi="Courier New"/>
          <w:color w:val="666666"/>
          <w:sz w:val="18"/>
          <w:szCs w:val="18"/>
          <w:rtl w:val="0"/>
        </w:rPr>
        <w:t xml:space="preserve">django.contrib.auth.views.LogoutView</w:t>
      </w:r>
      <w:r w:rsidDel="00000000" w:rsidR="00000000" w:rsidRPr="00000000">
        <w:rPr>
          <w:rFonts w:ascii="Roboto" w:cs="Roboto" w:eastAsia="Roboto" w:hAnsi="Roboto"/>
          <w:color w:val="999999"/>
          <w:sz w:val="17"/>
          <w:szCs w:val="17"/>
          <w:rtl w:val="0"/>
        </w:rPr>
        <w:t xml:space="preserve">. Name: </w:t>
      </w:r>
      <w:r w:rsidDel="00000000" w:rsidR="00000000" w:rsidRPr="00000000">
        <w:rPr>
          <w:rFonts w:ascii="Courier New" w:cs="Courier New" w:eastAsia="Courier New" w:hAnsi="Courier New"/>
          <w:color w:val="666666"/>
          <w:sz w:val="18"/>
          <w:szCs w:val="18"/>
          <w:rtl w:val="0"/>
        </w:rPr>
        <w:t xml:space="preserve">logout</w:t>
      </w:r>
      <w:r w:rsidDel="00000000" w:rsidR="00000000" w:rsidRPr="00000000">
        <w:rPr>
          <w:rFonts w:ascii="Roboto" w:cs="Roboto" w:eastAsia="Roboto" w:hAnsi="Roboto"/>
          <w:color w:val="999999"/>
          <w:sz w:val="17"/>
          <w:szCs w:val="17"/>
          <w:rtl w:val="0"/>
        </w:rPr>
        <w:t xml:space="preserve">.</w:t>
      </w:r>
    </w:p>
    <w:p w:rsidR="00000000" w:rsidDel="00000000" w:rsidP="00000000" w:rsidRDefault="00000000" w:rsidRPr="00000000" w14:paraId="000001AF">
      <w:pPr>
        <w:shd w:fill="ffffff" w:val="clear"/>
        <w:spacing w:after="460" w:lineRule="auto"/>
        <w:rPr>
          <w:rFonts w:ascii="Roboto" w:cs="Roboto" w:eastAsia="Roboto" w:hAnsi="Roboto"/>
          <w:color w:val="333333"/>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B0">
      <w:pPr>
        <w:keepNext w:val="0"/>
        <w:keepLines w:val="0"/>
        <w:pBdr>
          <w:left w:color="auto" w:space="7" w:sz="0" w:val="none"/>
          <w:right w:color="auto" w:space="7" w:sz="0" w:val="none"/>
        </w:pBdr>
        <w:shd w:fill="ffffff" w:val="clear"/>
        <w:spacing w:after="520" w:before="120" w:lineRule="auto"/>
        <w:rPr/>
      </w:pPr>
      <w:hyperlink r:id="rId46">
        <w:r w:rsidDel="00000000" w:rsidR="00000000" w:rsidRPr="00000000">
          <w:rPr>
            <w:color w:val="1155cc"/>
            <w:u w:val="single"/>
            <w:rtl w:val="0"/>
          </w:rPr>
          <w:t xml:space="preserve">/users/profile/</w:t>
        </w:r>
      </w:hyperlink>
      <w:r w:rsidDel="00000000" w:rsidR="00000000" w:rsidRPr="00000000">
        <w:rPr>
          <w:rtl w:val="0"/>
        </w:rPr>
      </w:r>
    </w:p>
    <w:p w:rsidR="00000000" w:rsidDel="00000000" w:rsidP="00000000" w:rsidRDefault="00000000" w:rsidRPr="00000000" w14:paraId="000001B1">
      <w:pPr>
        <w:pBdr>
          <w:top w:color="auto" w:space="0" w:sz="0" w:val="none"/>
          <w:left w:color="auto" w:space="7" w:sz="0" w:val="none"/>
          <w:bottom w:color="auto" w:space="0" w:sz="0" w:val="none"/>
          <w:right w:color="auto" w:space="7" w:sz="0" w:val="none"/>
          <w:between w:color="auto" w:space="0" w:sz="0" w:val="none"/>
        </w:pBdr>
        <w:shd w:fill="ffffff" w:val="clear"/>
        <w:spacing w:after="600" w:before="40" w:line="264" w:lineRule="auto"/>
        <w:rPr>
          <w:rFonts w:ascii="Roboto" w:cs="Roboto" w:eastAsia="Roboto" w:hAnsi="Roboto"/>
          <w:color w:val="999999"/>
          <w:sz w:val="17"/>
          <w:szCs w:val="17"/>
        </w:rPr>
      </w:pPr>
      <w:r w:rsidDel="00000000" w:rsidR="00000000" w:rsidRPr="00000000">
        <w:rPr>
          <w:rFonts w:ascii="Roboto" w:cs="Roboto" w:eastAsia="Roboto" w:hAnsi="Roboto"/>
          <w:color w:val="999999"/>
          <w:sz w:val="17"/>
          <w:szCs w:val="17"/>
          <w:rtl w:val="0"/>
        </w:rPr>
        <w:t xml:space="preserve">View function: </w:t>
      </w:r>
      <w:r w:rsidDel="00000000" w:rsidR="00000000" w:rsidRPr="00000000">
        <w:rPr>
          <w:rFonts w:ascii="Courier New" w:cs="Courier New" w:eastAsia="Courier New" w:hAnsi="Courier New"/>
          <w:color w:val="666666"/>
          <w:sz w:val="18"/>
          <w:szCs w:val="18"/>
          <w:rtl w:val="0"/>
        </w:rPr>
        <w:t xml:space="preserve">users.views.profile</w:t>
      </w:r>
      <w:r w:rsidDel="00000000" w:rsidR="00000000" w:rsidRPr="00000000">
        <w:rPr>
          <w:rFonts w:ascii="Roboto" w:cs="Roboto" w:eastAsia="Roboto" w:hAnsi="Roboto"/>
          <w:color w:val="999999"/>
          <w:sz w:val="17"/>
          <w:szCs w:val="17"/>
          <w:rtl w:val="0"/>
        </w:rPr>
        <w:t xml:space="preserve">. Name: </w:t>
      </w:r>
      <w:r w:rsidDel="00000000" w:rsidR="00000000" w:rsidRPr="00000000">
        <w:rPr>
          <w:rFonts w:ascii="Courier New" w:cs="Courier New" w:eastAsia="Courier New" w:hAnsi="Courier New"/>
          <w:color w:val="666666"/>
          <w:sz w:val="18"/>
          <w:szCs w:val="18"/>
          <w:rtl w:val="0"/>
        </w:rPr>
        <w:t xml:space="preserve">profile</w:t>
      </w:r>
      <w:r w:rsidDel="00000000" w:rsidR="00000000" w:rsidRPr="00000000">
        <w:rPr>
          <w:rFonts w:ascii="Roboto" w:cs="Roboto" w:eastAsia="Roboto" w:hAnsi="Roboto"/>
          <w:color w:val="999999"/>
          <w:sz w:val="17"/>
          <w:szCs w:val="17"/>
          <w:rtl w:val="0"/>
        </w:rPr>
        <w:t xml:space="preserve">.</w:t>
      </w:r>
    </w:p>
    <w:p w:rsidR="00000000" w:rsidDel="00000000" w:rsidP="00000000" w:rsidRDefault="00000000" w:rsidRPr="00000000" w14:paraId="000001B2">
      <w:pPr>
        <w:shd w:fill="ffffff" w:val="clear"/>
        <w:spacing w:after="460" w:lineRule="auto"/>
        <w:rPr>
          <w:rFonts w:ascii="Roboto" w:cs="Roboto" w:eastAsia="Roboto" w:hAnsi="Roboto"/>
          <w:color w:val="333333"/>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B3">
      <w:pPr>
        <w:keepNext w:val="0"/>
        <w:keepLines w:val="0"/>
        <w:pBdr>
          <w:left w:color="auto" w:space="7" w:sz="0" w:val="none"/>
          <w:right w:color="auto" w:space="7" w:sz="0" w:val="none"/>
        </w:pBdr>
        <w:shd w:fill="ffffff" w:val="clear"/>
        <w:spacing w:after="520" w:before="120" w:lineRule="auto"/>
        <w:rPr/>
      </w:pPr>
      <w:hyperlink r:id="rId47">
        <w:r w:rsidDel="00000000" w:rsidR="00000000" w:rsidRPr="00000000">
          <w:rPr>
            <w:color w:val="1155cc"/>
            <w:u w:val="single"/>
            <w:rtl w:val="0"/>
          </w:rPr>
          <w:t xml:space="preserve">/users/register/</w:t>
        </w:r>
      </w:hyperlink>
      <w:r w:rsidDel="00000000" w:rsidR="00000000" w:rsidRPr="00000000">
        <w:rPr>
          <w:rtl w:val="0"/>
        </w:rPr>
      </w:r>
    </w:p>
    <w:p w:rsidR="00000000" w:rsidDel="00000000" w:rsidP="00000000" w:rsidRDefault="00000000" w:rsidRPr="00000000" w14:paraId="000001B4">
      <w:pPr>
        <w:pBdr>
          <w:top w:color="auto" w:space="0" w:sz="0" w:val="none"/>
          <w:left w:color="auto" w:space="7" w:sz="0" w:val="none"/>
          <w:bottom w:color="auto" w:space="0" w:sz="0" w:val="none"/>
          <w:right w:color="auto" w:space="7" w:sz="0" w:val="none"/>
          <w:between w:color="auto" w:space="0" w:sz="0" w:val="none"/>
        </w:pBdr>
        <w:shd w:fill="ffffff" w:val="clear"/>
        <w:spacing w:after="600" w:before="40" w:line="264" w:lineRule="auto"/>
        <w:rPr>
          <w:rFonts w:ascii="Roboto" w:cs="Roboto" w:eastAsia="Roboto" w:hAnsi="Roboto"/>
          <w:color w:val="999999"/>
          <w:sz w:val="17"/>
          <w:szCs w:val="17"/>
        </w:rPr>
      </w:pPr>
      <w:r w:rsidDel="00000000" w:rsidR="00000000" w:rsidRPr="00000000">
        <w:rPr>
          <w:rFonts w:ascii="Roboto" w:cs="Roboto" w:eastAsia="Roboto" w:hAnsi="Roboto"/>
          <w:color w:val="999999"/>
          <w:sz w:val="17"/>
          <w:szCs w:val="17"/>
          <w:rtl w:val="0"/>
        </w:rPr>
        <w:t xml:space="preserve">View function: </w:t>
      </w:r>
      <w:r w:rsidDel="00000000" w:rsidR="00000000" w:rsidRPr="00000000">
        <w:rPr>
          <w:rFonts w:ascii="Courier New" w:cs="Courier New" w:eastAsia="Courier New" w:hAnsi="Courier New"/>
          <w:color w:val="666666"/>
          <w:sz w:val="18"/>
          <w:szCs w:val="18"/>
          <w:rtl w:val="0"/>
        </w:rPr>
        <w:t xml:space="preserve">users.views.register</w:t>
      </w:r>
      <w:r w:rsidDel="00000000" w:rsidR="00000000" w:rsidRPr="00000000">
        <w:rPr>
          <w:rFonts w:ascii="Roboto" w:cs="Roboto" w:eastAsia="Roboto" w:hAnsi="Roboto"/>
          <w:color w:val="999999"/>
          <w:sz w:val="17"/>
          <w:szCs w:val="17"/>
          <w:rtl w:val="0"/>
        </w:rPr>
        <w:t xml:space="preserve">. Name: </w:t>
      </w:r>
      <w:r w:rsidDel="00000000" w:rsidR="00000000" w:rsidRPr="00000000">
        <w:rPr>
          <w:rFonts w:ascii="Courier New" w:cs="Courier New" w:eastAsia="Courier New" w:hAnsi="Courier New"/>
          <w:color w:val="666666"/>
          <w:sz w:val="18"/>
          <w:szCs w:val="18"/>
          <w:rtl w:val="0"/>
        </w:rPr>
        <w:t xml:space="preserve">register</w:t>
      </w:r>
      <w:r w:rsidDel="00000000" w:rsidR="00000000" w:rsidRPr="00000000">
        <w:rPr>
          <w:rFonts w:ascii="Roboto" w:cs="Roboto" w:eastAsia="Roboto" w:hAnsi="Roboto"/>
          <w:color w:val="999999"/>
          <w:sz w:val="17"/>
          <w:szCs w:val="17"/>
          <w:rtl w:val="0"/>
        </w:rPr>
        <w:t xml:space="preserve">.</w:t>
      </w:r>
    </w:p>
    <w:p w:rsidR="00000000" w:rsidDel="00000000" w:rsidP="00000000" w:rsidRDefault="00000000" w:rsidRPr="00000000" w14:paraId="000001B5">
      <w:pPr>
        <w:shd w:fill="ffffff" w:val="clear"/>
        <w:spacing w:after="460" w:lineRule="auto"/>
        <w:rPr>
          <w:rFonts w:ascii="Roboto" w:cs="Roboto" w:eastAsia="Roboto" w:hAnsi="Roboto"/>
          <w:color w:val="333333"/>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B6">
      <w:pPr>
        <w:keepNext w:val="0"/>
        <w:keepLines w:val="0"/>
        <w:pBdr>
          <w:left w:color="auto" w:space="6" w:sz="0" w:val="none"/>
          <w:right w:color="auto" w:space="6" w:sz="0" w:val="none"/>
        </w:pBdr>
        <w:shd w:fill="79aec8" w:val="clear"/>
        <w:spacing w:after="460" w:before="0" w:lineRule="auto"/>
        <w:rPr/>
      </w:pPr>
      <w:r w:rsidDel="00000000" w:rsidR="00000000" w:rsidRPr="00000000">
        <w:rPr>
          <w:rtl w:val="0"/>
        </w:rPr>
        <w:t xml:space="preserve">Views by namespace admin</w:t>
      </w:r>
    </w:p>
    <w:p w:rsidR="00000000" w:rsidDel="00000000" w:rsidP="00000000" w:rsidRDefault="00000000" w:rsidRPr="00000000" w14:paraId="000001B7">
      <w:pPr>
        <w:keepNext w:val="0"/>
        <w:keepLines w:val="0"/>
        <w:pBdr>
          <w:left w:color="auto" w:space="7" w:sz="0" w:val="none"/>
          <w:right w:color="auto" w:space="7" w:sz="0" w:val="none"/>
        </w:pBdr>
        <w:shd w:fill="ffffff" w:val="clear"/>
        <w:spacing w:after="520" w:before="120" w:lineRule="auto"/>
        <w:rPr/>
      </w:pPr>
      <w:hyperlink r:id="rId48">
        <w:r w:rsidDel="00000000" w:rsidR="00000000" w:rsidRPr="00000000">
          <w:rPr>
            <w:color w:val="1155cc"/>
            <w:u w:val="single"/>
            <w:rtl w:val="0"/>
          </w:rPr>
          <w:t xml:space="preserve">/admin/</w:t>
        </w:r>
      </w:hyperlink>
      <w:r w:rsidDel="00000000" w:rsidR="00000000" w:rsidRPr="00000000">
        <w:rPr>
          <w:rtl w:val="0"/>
        </w:rPr>
      </w:r>
    </w:p>
    <w:p w:rsidR="00000000" w:rsidDel="00000000" w:rsidP="00000000" w:rsidRDefault="00000000" w:rsidRPr="00000000" w14:paraId="000001B8">
      <w:pPr>
        <w:pBdr>
          <w:top w:color="auto" w:space="0" w:sz="0" w:val="none"/>
          <w:left w:color="auto" w:space="7" w:sz="0" w:val="none"/>
          <w:bottom w:color="auto" w:space="0" w:sz="0" w:val="none"/>
          <w:right w:color="auto" w:space="7" w:sz="0" w:val="none"/>
          <w:between w:color="auto" w:space="0" w:sz="0" w:val="none"/>
        </w:pBdr>
        <w:shd w:fill="ffffff" w:val="clear"/>
        <w:spacing w:after="600" w:before="40" w:line="264" w:lineRule="auto"/>
        <w:rPr>
          <w:rFonts w:ascii="Roboto" w:cs="Roboto" w:eastAsia="Roboto" w:hAnsi="Roboto"/>
          <w:color w:val="999999"/>
          <w:sz w:val="17"/>
          <w:szCs w:val="17"/>
        </w:rPr>
      </w:pPr>
      <w:r w:rsidDel="00000000" w:rsidR="00000000" w:rsidRPr="00000000">
        <w:rPr>
          <w:rFonts w:ascii="Roboto" w:cs="Roboto" w:eastAsia="Roboto" w:hAnsi="Roboto"/>
          <w:color w:val="999999"/>
          <w:sz w:val="17"/>
          <w:szCs w:val="17"/>
          <w:rtl w:val="0"/>
        </w:rPr>
        <w:t xml:space="preserve">View function: </w:t>
      </w:r>
      <w:r w:rsidDel="00000000" w:rsidR="00000000" w:rsidRPr="00000000">
        <w:rPr>
          <w:rFonts w:ascii="Courier New" w:cs="Courier New" w:eastAsia="Courier New" w:hAnsi="Courier New"/>
          <w:color w:val="666666"/>
          <w:sz w:val="18"/>
          <w:szCs w:val="18"/>
          <w:rtl w:val="0"/>
        </w:rPr>
        <w:t xml:space="preserve">django.contrib.admin.sites.AdminSite.index</w:t>
      </w:r>
      <w:r w:rsidDel="00000000" w:rsidR="00000000" w:rsidRPr="00000000">
        <w:rPr>
          <w:rFonts w:ascii="Roboto" w:cs="Roboto" w:eastAsia="Roboto" w:hAnsi="Roboto"/>
          <w:color w:val="999999"/>
          <w:sz w:val="17"/>
          <w:szCs w:val="17"/>
          <w:rtl w:val="0"/>
        </w:rPr>
        <w:t xml:space="preserve">. Name: </w:t>
      </w:r>
      <w:r w:rsidDel="00000000" w:rsidR="00000000" w:rsidRPr="00000000">
        <w:rPr>
          <w:rFonts w:ascii="Courier New" w:cs="Courier New" w:eastAsia="Courier New" w:hAnsi="Courier New"/>
          <w:color w:val="666666"/>
          <w:sz w:val="18"/>
          <w:szCs w:val="18"/>
          <w:rtl w:val="0"/>
        </w:rPr>
        <w:t xml:space="preserve">admin:index</w:t>
      </w:r>
      <w:r w:rsidDel="00000000" w:rsidR="00000000" w:rsidRPr="00000000">
        <w:rPr>
          <w:rFonts w:ascii="Roboto" w:cs="Roboto" w:eastAsia="Roboto" w:hAnsi="Roboto"/>
          <w:color w:val="999999"/>
          <w:sz w:val="17"/>
          <w:szCs w:val="17"/>
          <w:rtl w:val="0"/>
        </w:rPr>
        <w:t xml:space="preserve">.</w:t>
      </w:r>
    </w:p>
    <w:p w:rsidR="00000000" w:rsidDel="00000000" w:rsidP="00000000" w:rsidRDefault="00000000" w:rsidRPr="00000000" w14:paraId="000001B9">
      <w:pPr>
        <w:shd w:fill="ffffff" w:val="clear"/>
        <w:spacing w:after="460" w:lineRule="auto"/>
        <w:rPr>
          <w:rFonts w:ascii="Roboto" w:cs="Roboto" w:eastAsia="Roboto" w:hAnsi="Roboto"/>
          <w:color w:val="333333"/>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BA">
      <w:pPr>
        <w:keepNext w:val="0"/>
        <w:keepLines w:val="0"/>
        <w:pBdr>
          <w:left w:color="auto" w:space="7" w:sz="0" w:val="none"/>
          <w:right w:color="auto" w:space="7" w:sz="0" w:val="none"/>
        </w:pBdr>
        <w:shd w:fill="ffffff" w:val="clear"/>
        <w:spacing w:after="520" w:before="120" w:lineRule="auto"/>
        <w:rPr/>
      </w:pPr>
      <w:hyperlink r:id="rId49">
        <w:r w:rsidDel="00000000" w:rsidR="00000000" w:rsidRPr="00000000">
          <w:rPr>
            <w:color w:val="1155cc"/>
            <w:u w:val="single"/>
            <w:rtl w:val="0"/>
          </w:rPr>
          <w:t xml:space="preserve">/admin/&lt;app_label&gt;/</w:t>
        </w:r>
      </w:hyperlink>
      <w:r w:rsidDel="00000000" w:rsidR="00000000" w:rsidRPr="00000000">
        <w:rPr>
          <w:rtl w:val="0"/>
        </w:rPr>
      </w:r>
    </w:p>
    <w:p w:rsidR="00000000" w:rsidDel="00000000" w:rsidP="00000000" w:rsidRDefault="00000000" w:rsidRPr="00000000" w14:paraId="000001BB">
      <w:pPr>
        <w:pBdr>
          <w:top w:color="auto" w:space="0" w:sz="0" w:val="none"/>
          <w:left w:color="auto" w:space="7" w:sz="0" w:val="none"/>
          <w:bottom w:color="auto" w:space="0" w:sz="0" w:val="none"/>
          <w:right w:color="auto" w:space="7" w:sz="0" w:val="none"/>
          <w:between w:color="auto" w:space="0" w:sz="0" w:val="none"/>
        </w:pBdr>
        <w:shd w:fill="ffffff" w:val="clear"/>
        <w:spacing w:after="600" w:before="40" w:line="264" w:lineRule="auto"/>
        <w:rPr>
          <w:rFonts w:ascii="Roboto" w:cs="Roboto" w:eastAsia="Roboto" w:hAnsi="Roboto"/>
          <w:color w:val="999999"/>
          <w:sz w:val="17"/>
          <w:szCs w:val="17"/>
        </w:rPr>
      </w:pPr>
      <w:r w:rsidDel="00000000" w:rsidR="00000000" w:rsidRPr="00000000">
        <w:rPr>
          <w:rFonts w:ascii="Roboto" w:cs="Roboto" w:eastAsia="Roboto" w:hAnsi="Roboto"/>
          <w:color w:val="999999"/>
          <w:sz w:val="17"/>
          <w:szCs w:val="17"/>
          <w:rtl w:val="0"/>
        </w:rPr>
        <w:t xml:space="preserve">View function: </w:t>
      </w:r>
      <w:r w:rsidDel="00000000" w:rsidR="00000000" w:rsidRPr="00000000">
        <w:rPr>
          <w:rFonts w:ascii="Courier New" w:cs="Courier New" w:eastAsia="Courier New" w:hAnsi="Courier New"/>
          <w:color w:val="666666"/>
          <w:sz w:val="18"/>
          <w:szCs w:val="18"/>
          <w:rtl w:val="0"/>
        </w:rPr>
        <w:t xml:space="preserve">django.contrib.admin.sites.AdminSite.app_index</w:t>
      </w:r>
      <w:r w:rsidDel="00000000" w:rsidR="00000000" w:rsidRPr="00000000">
        <w:rPr>
          <w:rFonts w:ascii="Roboto" w:cs="Roboto" w:eastAsia="Roboto" w:hAnsi="Roboto"/>
          <w:color w:val="999999"/>
          <w:sz w:val="17"/>
          <w:szCs w:val="17"/>
          <w:rtl w:val="0"/>
        </w:rPr>
        <w:t xml:space="preserve">. Name: </w:t>
      </w:r>
      <w:r w:rsidDel="00000000" w:rsidR="00000000" w:rsidRPr="00000000">
        <w:rPr>
          <w:rFonts w:ascii="Courier New" w:cs="Courier New" w:eastAsia="Courier New" w:hAnsi="Courier New"/>
          <w:color w:val="666666"/>
          <w:sz w:val="18"/>
          <w:szCs w:val="18"/>
          <w:rtl w:val="0"/>
        </w:rPr>
        <w:t xml:space="preserve">admin:app_list</w:t>
      </w:r>
      <w:r w:rsidDel="00000000" w:rsidR="00000000" w:rsidRPr="00000000">
        <w:rPr>
          <w:rFonts w:ascii="Roboto" w:cs="Roboto" w:eastAsia="Roboto" w:hAnsi="Roboto"/>
          <w:color w:val="999999"/>
          <w:sz w:val="17"/>
          <w:szCs w:val="17"/>
          <w:rtl w:val="0"/>
        </w:rPr>
        <w:t xml:space="preserve">.</w:t>
      </w:r>
    </w:p>
    <w:p w:rsidR="00000000" w:rsidDel="00000000" w:rsidP="00000000" w:rsidRDefault="00000000" w:rsidRPr="00000000" w14:paraId="000001BC">
      <w:pPr>
        <w:shd w:fill="ffffff" w:val="clear"/>
        <w:spacing w:after="460" w:lineRule="auto"/>
        <w:rPr>
          <w:rFonts w:ascii="Roboto" w:cs="Roboto" w:eastAsia="Roboto" w:hAnsi="Roboto"/>
          <w:color w:val="333333"/>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BD">
      <w:pPr>
        <w:keepNext w:val="0"/>
        <w:keepLines w:val="0"/>
        <w:pBdr>
          <w:left w:color="auto" w:space="7" w:sz="0" w:val="none"/>
          <w:right w:color="auto" w:space="7" w:sz="0" w:val="none"/>
        </w:pBdr>
        <w:shd w:fill="ffffff" w:val="clear"/>
        <w:spacing w:after="520" w:before="120" w:lineRule="auto"/>
        <w:rPr/>
      </w:pPr>
      <w:hyperlink r:id="rId50">
        <w:r w:rsidDel="00000000" w:rsidR="00000000" w:rsidRPr="00000000">
          <w:rPr>
            <w:color w:val="1155cc"/>
            <w:u w:val="single"/>
            <w:rtl w:val="0"/>
          </w:rPr>
          <w:t xml:space="preserve">/admin/auth/group/</w:t>
        </w:r>
      </w:hyperlink>
      <w:r w:rsidDel="00000000" w:rsidR="00000000" w:rsidRPr="00000000">
        <w:rPr>
          <w:rtl w:val="0"/>
        </w:rPr>
      </w:r>
    </w:p>
    <w:p w:rsidR="00000000" w:rsidDel="00000000" w:rsidP="00000000" w:rsidRDefault="00000000" w:rsidRPr="00000000" w14:paraId="000001BE">
      <w:pPr>
        <w:pBdr>
          <w:top w:color="auto" w:space="0" w:sz="0" w:val="none"/>
          <w:left w:color="auto" w:space="7" w:sz="0" w:val="none"/>
          <w:bottom w:color="auto" w:space="0" w:sz="0" w:val="none"/>
          <w:right w:color="auto" w:space="7" w:sz="0" w:val="none"/>
          <w:between w:color="auto" w:space="0" w:sz="0" w:val="none"/>
        </w:pBdr>
        <w:shd w:fill="ffffff" w:val="clear"/>
        <w:spacing w:after="600" w:before="40" w:line="264" w:lineRule="auto"/>
        <w:rPr>
          <w:rFonts w:ascii="Roboto" w:cs="Roboto" w:eastAsia="Roboto" w:hAnsi="Roboto"/>
          <w:color w:val="999999"/>
          <w:sz w:val="17"/>
          <w:szCs w:val="17"/>
        </w:rPr>
      </w:pPr>
      <w:r w:rsidDel="00000000" w:rsidR="00000000" w:rsidRPr="00000000">
        <w:rPr>
          <w:rFonts w:ascii="Roboto" w:cs="Roboto" w:eastAsia="Roboto" w:hAnsi="Roboto"/>
          <w:color w:val="999999"/>
          <w:sz w:val="17"/>
          <w:szCs w:val="17"/>
          <w:rtl w:val="0"/>
        </w:rPr>
        <w:t xml:space="preserve">View function: </w:t>
      </w:r>
      <w:r w:rsidDel="00000000" w:rsidR="00000000" w:rsidRPr="00000000">
        <w:rPr>
          <w:rFonts w:ascii="Courier New" w:cs="Courier New" w:eastAsia="Courier New" w:hAnsi="Courier New"/>
          <w:color w:val="666666"/>
          <w:sz w:val="18"/>
          <w:szCs w:val="18"/>
          <w:rtl w:val="0"/>
        </w:rPr>
        <w:t xml:space="preserve">django.contrib.admin.options.ModelAdmin.changelist_view</w:t>
      </w:r>
      <w:r w:rsidDel="00000000" w:rsidR="00000000" w:rsidRPr="00000000">
        <w:rPr>
          <w:rFonts w:ascii="Roboto" w:cs="Roboto" w:eastAsia="Roboto" w:hAnsi="Roboto"/>
          <w:color w:val="999999"/>
          <w:sz w:val="17"/>
          <w:szCs w:val="17"/>
          <w:rtl w:val="0"/>
        </w:rPr>
        <w:t xml:space="preserve">. Name: </w:t>
      </w:r>
      <w:r w:rsidDel="00000000" w:rsidR="00000000" w:rsidRPr="00000000">
        <w:rPr>
          <w:rFonts w:ascii="Courier New" w:cs="Courier New" w:eastAsia="Courier New" w:hAnsi="Courier New"/>
          <w:color w:val="666666"/>
          <w:sz w:val="18"/>
          <w:szCs w:val="18"/>
          <w:rtl w:val="0"/>
        </w:rPr>
        <w:t xml:space="preserve">admin:auth_group_changelist</w:t>
      </w:r>
      <w:r w:rsidDel="00000000" w:rsidR="00000000" w:rsidRPr="00000000">
        <w:rPr>
          <w:rFonts w:ascii="Roboto" w:cs="Roboto" w:eastAsia="Roboto" w:hAnsi="Roboto"/>
          <w:color w:val="999999"/>
          <w:sz w:val="17"/>
          <w:szCs w:val="17"/>
          <w:rtl w:val="0"/>
        </w:rPr>
        <w:t xml:space="preserve">.</w:t>
      </w:r>
    </w:p>
    <w:p w:rsidR="00000000" w:rsidDel="00000000" w:rsidP="00000000" w:rsidRDefault="00000000" w:rsidRPr="00000000" w14:paraId="000001BF">
      <w:pPr>
        <w:shd w:fill="ffffff" w:val="clear"/>
        <w:spacing w:after="460" w:lineRule="auto"/>
        <w:rPr>
          <w:rFonts w:ascii="Roboto" w:cs="Roboto" w:eastAsia="Roboto" w:hAnsi="Roboto"/>
          <w:color w:val="333333"/>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C0">
      <w:pPr>
        <w:keepNext w:val="0"/>
        <w:keepLines w:val="0"/>
        <w:pBdr>
          <w:left w:color="auto" w:space="7" w:sz="0" w:val="none"/>
          <w:right w:color="auto" w:space="7" w:sz="0" w:val="none"/>
        </w:pBdr>
        <w:shd w:fill="ffffff" w:val="clear"/>
        <w:spacing w:after="520" w:before="120" w:lineRule="auto"/>
        <w:rPr/>
      </w:pPr>
      <w:hyperlink r:id="rId51">
        <w:r w:rsidDel="00000000" w:rsidR="00000000" w:rsidRPr="00000000">
          <w:rPr>
            <w:color w:val="1155cc"/>
            <w:u w:val="single"/>
            <w:rtl w:val="0"/>
          </w:rPr>
          <w:t xml:space="preserve">/admin/auth/group/&lt;path:object_id&gt;/</w:t>
        </w:r>
      </w:hyperlink>
      <w:r w:rsidDel="00000000" w:rsidR="00000000" w:rsidRPr="00000000">
        <w:rPr>
          <w:rtl w:val="0"/>
        </w:rPr>
      </w:r>
    </w:p>
    <w:p w:rsidR="00000000" w:rsidDel="00000000" w:rsidP="00000000" w:rsidRDefault="00000000" w:rsidRPr="00000000" w14:paraId="000001C1">
      <w:pPr>
        <w:pBdr>
          <w:top w:color="auto" w:space="0" w:sz="0" w:val="none"/>
          <w:left w:color="auto" w:space="7" w:sz="0" w:val="none"/>
          <w:bottom w:color="auto" w:space="0" w:sz="0" w:val="none"/>
          <w:right w:color="auto" w:space="7" w:sz="0" w:val="none"/>
          <w:between w:color="auto" w:space="0" w:sz="0" w:val="none"/>
        </w:pBdr>
        <w:shd w:fill="ffffff" w:val="clear"/>
        <w:spacing w:after="600" w:before="40" w:line="264" w:lineRule="auto"/>
        <w:rPr>
          <w:rFonts w:ascii="Roboto" w:cs="Roboto" w:eastAsia="Roboto" w:hAnsi="Roboto"/>
          <w:color w:val="999999"/>
          <w:sz w:val="17"/>
          <w:szCs w:val="17"/>
        </w:rPr>
      </w:pPr>
      <w:r w:rsidDel="00000000" w:rsidR="00000000" w:rsidRPr="00000000">
        <w:rPr>
          <w:rFonts w:ascii="Roboto" w:cs="Roboto" w:eastAsia="Roboto" w:hAnsi="Roboto"/>
          <w:color w:val="999999"/>
          <w:sz w:val="17"/>
          <w:szCs w:val="17"/>
          <w:rtl w:val="0"/>
        </w:rPr>
        <w:t xml:space="preserve">View function: </w:t>
      </w:r>
      <w:r w:rsidDel="00000000" w:rsidR="00000000" w:rsidRPr="00000000">
        <w:rPr>
          <w:rFonts w:ascii="Courier New" w:cs="Courier New" w:eastAsia="Courier New" w:hAnsi="Courier New"/>
          <w:color w:val="666666"/>
          <w:sz w:val="18"/>
          <w:szCs w:val="18"/>
          <w:rtl w:val="0"/>
        </w:rPr>
        <w:t xml:space="preserve">django.views.generic.base.RedirectView</w:t>
      </w:r>
      <w:r w:rsidDel="00000000" w:rsidR="00000000" w:rsidRPr="00000000">
        <w:rPr>
          <w:rFonts w:ascii="Roboto" w:cs="Roboto" w:eastAsia="Roboto" w:hAnsi="Roboto"/>
          <w:color w:val="999999"/>
          <w:sz w:val="17"/>
          <w:szCs w:val="17"/>
          <w:rtl w:val="0"/>
        </w:rPr>
        <w:t xml:space="preserve">. Name: </w:t>
      </w:r>
      <w:r w:rsidDel="00000000" w:rsidR="00000000" w:rsidRPr="00000000">
        <w:rPr>
          <w:rFonts w:ascii="Courier New" w:cs="Courier New" w:eastAsia="Courier New" w:hAnsi="Courier New"/>
          <w:color w:val="666666"/>
          <w:sz w:val="18"/>
          <w:szCs w:val="18"/>
          <w:rtl w:val="0"/>
        </w:rPr>
        <w:t xml:space="preserve">admin</w:t>
      </w:r>
      <w:r w:rsidDel="00000000" w:rsidR="00000000" w:rsidRPr="00000000">
        <w:rPr>
          <w:rFonts w:ascii="Roboto" w:cs="Roboto" w:eastAsia="Roboto" w:hAnsi="Roboto"/>
          <w:color w:val="999999"/>
          <w:sz w:val="17"/>
          <w:szCs w:val="17"/>
          <w:rtl w:val="0"/>
        </w:rPr>
        <w:t xml:space="preserve">.</w:t>
      </w:r>
    </w:p>
    <w:p w:rsidR="00000000" w:rsidDel="00000000" w:rsidP="00000000" w:rsidRDefault="00000000" w:rsidRPr="00000000" w14:paraId="000001C2">
      <w:pPr>
        <w:shd w:fill="ffffff" w:val="clear"/>
        <w:spacing w:after="460" w:lineRule="auto"/>
        <w:rPr>
          <w:rFonts w:ascii="Roboto" w:cs="Roboto" w:eastAsia="Roboto" w:hAnsi="Roboto"/>
          <w:color w:val="333333"/>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C3">
      <w:pPr>
        <w:keepNext w:val="0"/>
        <w:keepLines w:val="0"/>
        <w:pBdr>
          <w:left w:color="auto" w:space="7" w:sz="0" w:val="none"/>
          <w:right w:color="auto" w:space="7" w:sz="0" w:val="none"/>
        </w:pBdr>
        <w:shd w:fill="ffffff" w:val="clear"/>
        <w:spacing w:after="520" w:before="120" w:lineRule="auto"/>
        <w:rPr/>
      </w:pPr>
      <w:hyperlink r:id="rId52">
        <w:r w:rsidDel="00000000" w:rsidR="00000000" w:rsidRPr="00000000">
          <w:rPr>
            <w:color w:val="1155cc"/>
            <w:u w:val="single"/>
            <w:rtl w:val="0"/>
          </w:rPr>
          <w:t xml:space="preserve">/admin/auth/group/&lt;path:object_id&gt;/change/</w:t>
        </w:r>
      </w:hyperlink>
      <w:r w:rsidDel="00000000" w:rsidR="00000000" w:rsidRPr="00000000">
        <w:rPr>
          <w:rtl w:val="0"/>
        </w:rPr>
      </w:r>
    </w:p>
    <w:p w:rsidR="00000000" w:rsidDel="00000000" w:rsidP="00000000" w:rsidRDefault="00000000" w:rsidRPr="00000000" w14:paraId="000001C4">
      <w:pPr>
        <w:pBdr>
          <w:top w:color="auto" w:space="0" w:sz="0" w:val="none"/>
          <w:left w:color="auto" w:space="7" w:sz="0" w:val="none"/>
          <w:bottom w:color="auto" w:space="0" w:sz="0" w:val="none"/>
          <w:right w:color="auto" w:space="7" w:sz="0" w:val="none"/>
          <w:between w:color="auto" w:space="0" w:sz="0" w:val="none"/>
        </w:pBdr>
        <w:shd w:fill="ffffff" w:val="clear"/>
        <w:spacing w:after="600" w:before="40" w:line="264" w:lineRule="auto"/>
        <w:rPr>
          <w:rFonts w:ascii="Roboto" w:cs="Roboto" w:eastAsia="Roboto" w:hAnsi="Roboto"/>
          <w:color w:val="999999"/>
          <w:sz w:val="17"/>
          <w:szCs w:val="17"/>
        </w:rPr>
      </w:pPr>
      <w:r w:rsidDel="00000000" w:rsidR="00000000" w:rsidRPr="00000000">
        <w:rPr>
          <w:rFonts w:ascii="Roboto" w:cs="Roboto" w:eastAsia="Roboto" w:hAnsi="Roboto"/>
          <w:color w:val="999999"/>
          <w:sz w:val="17"/>
          <w:szCs w:val="17"/>
          <w:rtl w:val="0"/>
        </w:rPr>
        <w:t xml:space="preserve">View function: </w:t>
      </w:r>
      <w:r w:rsidDel="00000000" w:rsidR="00000000" w:rsidRPr="00000000">
        <w:rPr>
          <w:rFonts w:ascii="Courier New" w:cs="Courier New" w:eastAsia="Courier New" w:hAnsi="Courier New"/>
          <w:color w:val="666666"/>
          <w:sz w:val="18"/>
          <w:szCs w:val="18"/>
          <w:rtl w:val="0"/>
        </w:rPr>
        <w:t xml:space="preserve">django.contrib.admin.options.ModelAdmin.change_view</w:t>
      </w:r>
      <w:r w:rsidDel="00000000" w:rsidR="00000000" w:rsidRPr="00000000">
        <w:rPr>
          <w:rFonts w:ascii="Roboto" w:cs="Roboto" w:eastAsia="Roboto" w:hAnsi="Roboto"/>
          <w:color w:val="999999"/>
          <w:sz w:val="17"/>
          <w:szCs w:val="17"/>
          <w:rtl w:val="0"/>
        </w:rPr>
        <w:t xml:space="preserve">. Name: </w:t>
      </w:r>
      <w:r w:rsidDel="00000000" w:rsidR="00000000" w:rsidRPr="00000000">
        <w:rPr>
          <w:rFonts w:ascii="Courier New" w:cs="Courier New" w:eastAsia="Courier New" w:hAnsi="Courier New"/>
          <w:color w:val="666666"/>
          <w:sz w:val="18"/>
          <w:szCs w:val="18"/>
          <w:rtl w:val="0"/>
        </w:rPr>
        <w:t xml:space="preserve">admin:auth_group_change</w:t>
      </w:r>
      <w:r w:rsidDel="00000000" w:rsidR="00000000" w:rsidRPr="00000000">
        <w:rPr>
          <w:rFonts w:ascii="Roboto" w:cs="Roboto" w:eastAsia="Roboto" w:hAnsi="Roboto"/>
          <w:color w:val="999999"/>
          <w:sz w:val="17"/>
          <w:szCs w:val="17"/>
          <w:rtl w:val="0"/>
        </w:rPr>
        <w:t xml:space="preserve">.</w:t>
      </w:r>
    </w:p>
    <w:p w:rsidR="00000000" w:rsidDel="00000000" w:rsidP="00000000" w:rsidRDefault="00000000" w:rsidRPr="00000000" w14:paraId="000001C5">
      <w:pPr>
        <w:shd w:fill="ffffff" w:val="clear"/>
        <w:spacing w:after="460" w:lineRule="auto"/>
        <w:rPr>
          <w:rFonts w:ascii="Roboto" w:cs="Roboto" w:eastAsia="Roboto" w:hAnsi="Roboto"/>
          <w:color w:val="333333"/>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C6">
      <w:pPr>
        <w:keepNext w:val="0"/>
        <w:keepLines w:val="0"/>
        <w:pBdr>
          <w:left w:color="auto" w:space="7" w:sz="0" w:val="none"/>
          <w:right w:color="auto" w:space="7" w:sz="0" w:val="none"/>
        </w:pBdr>
        <w:shd w:fill="ffffff" w:val="clear"/>
        <w:spacing w:after="520" w:before="120" w:lineRule="auto"/>
        <w:rPr/>
      </w:pPr>
      <w:hyperlink r:id="rId53">
        <w:r w:rsidDel="00000000" w:rsidR="00000000" w:rsidRPr="00000000">
          <w:rPr>
            <w:color w:val="1155cc"/>
            <w:u w:val="single"/>
            <w:rtl w:val="0"/>
          </w:rPr>
          <w:t xml:space="preserve">/admin/auth/group/&lt;path:object_id&gt;/delete/</w:t>
        </w:r>
      </w:hyperlink>
      <w:r w:rsidDel="00000000" w:rsidR="00000000" w:rsidRPr="00000000">
        <w:rPr>
          <w:rtl w:val="0"/>
        </w:rPr>
      </w:r>
    </w:p>
    <w:p w:rsidR="00000000" w:rsidDel="00000000" w:rsidP="00000000" w:rsidRDefault="00000000" w:rsidRPr="00000000" w14:paraId="000001C7">
      <w:pPr>
        <w:pBdr>
          <w:top w:color="auto" w:space="0" w:sz="0" w:val="none"/>
          <w:left w:color="auto" w:space="7" w:sz="0" w:val="none"/>
          <w:bottom w:color="auto" w:space="0" w:sz="0" w:val="none"/>
          <w:right w:color="auto" w:space="7" w:sz="0" w:val="none"/>
          <w:between w:color="auto" w:space="0" w:sz="0" w:val="none"/>
        </w:pBdr>
        <w:shd w:fill="ffffff" w:val="clear"/>
        <w:spacing w:after="600" w:before="40" w:line="264" w:lineRule="auto"/>
        <w:rPr>
          <w:rFonts w:ascii="Roboto" w:cs="Roboto" w:eastAsia="Roboto" w:hAnsi="Roboto"/>
          <w:color w:val="999999"/>
          <w:sz w:val="17"/>
          <w:szCs w:val="17"/>
        </w:rPr>
      </w:pPr>
      <w:r w:rsidDel="00000000" w:rsidR="00000000" w:rsidRPr="00000000">
        <w:rPr>
          <w:rFonts w:ascii="Roboto" w:cs="Roboto" w:eastAsia="Roboto" w:hAnsi="Roboto"/>
          <w:color w:val="999999"/>
          <w:sz w:val="17"/>
          <w:szCs w:val="17"/>
          <w:rtl w:val="0"/>
        </w:rPr>
        <w:t xml:space="preserve">View function: </w:t>
      </w:r>
      <w:r w:rsidDel="00000000" w:rsidR="00000000" w:rsidRPr="00000000">
        <w:rPr>
          <w:rFonts w:ascii="Courier New" w:cs="Courier New" w:eastAsia="Courier New" w:hAnsi="Courier New"/>
          <w:color w:val="666666"/>
          <w:sz w:val="18"/>
          <w:szCs w:val="18"/>
          <w:rtl w:val="0"/>
        </w:rPr>
        <w:t xml:space="preserve">django.contrib.admin.options.ModelAdmin.delete_view</w:t>
      </w:r>
      <w:r w:rsidDel="00000000" w:rsidR="00000000" w:rsidRPr="00000000">
        <w:rPr>
          <w:rFonts w:ascii="Roboto" w:cs="Roboto" w:eastAsia="Roboto" w:hAnsi="Roboto"/>
          <w:color w:val="999999"/>
          <w:sz w:val="17"/>
          <w:szCs w:val="17"/>
          <w:rtl w:val="0"/>
        </w:rPr>
        <w:t xml:space="preserve">. Name: </w:t>
      </w:r>
      <w:r w:rsidDel="00000000" w:rsidR="00000000" w:rsidRPr="00000000">
        <w:rPr>
          <w:rFonts w:ascii="Courier New" w:cs="Courier New" w:eastAsia="Courier New" w:hAnsi="Courier New"/>
          <w:color w:val="666666"/>
          <w:sz w:val="18"/>
          <w:szCs w:val="18"/>
          <w:rtl w:val="0"/>
        </w:rPr>
        <w:t xml:space="preserve">admin:auth_group_delete</w:t>
      </w:r>
      <w:r w:rsidDel="00000000" w:rsidR="00000000" w:rsidRPr="00000000">
        <w:rPr>
          <w:rFonts w:ascii="Roboto" w:cs="Roboto" w:eastAsia="Roboto" w:hAnsi="Roboto"/>
          <w:color w:val="999999"/>
          <w:sz w:val="17"/>
          <w:szCs w:val="17"/>
          <w:rtl w:val="0"/>
        </w:rPr>
        <w:t xml:space="preserve">.</w:t>
      </w:r>
    </w:p>
    <w:p w:rsidR="00000000" w:rsidDel="00000000" w:rsidP="00000000" w:rsidRDefault="00000000" w:rsidRPr="00000000" w14:paraId="000001C8">
      <w:pPr>
        <w:shd w:fill="ffffff" w:val="clear"/>
        <w:spacing w:after="460" w:lineRule="auto"/>
        <w:rPr>
          <w:rFonts w:ascii="Roboto" w:cs="Roboto" w:eastAsia="Roboto" w:hAnsi="Roboto"/>
          <w:color w:val="333333"/>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C9">
      <w:pPr>
        <w:keepNext w:val="0"/>
        <w:keepLines w:val="0"/>
        <w:pBdr>
          <w:left w:color="auto" w:space="7" w:sz="0" w:val="none"/>
          <w:right w:color="auto" w:space="7" w:sz="0" w:val="none"/>
        </w:pBdr>
        <w:shd w:fill="ffffff" w:val="clear"/>
        <w:spacing w:after="520" w:before="120" w:lineRule="auto"/>
        <w:rPr/>
      </w:pPr>
      <w:hyperlink r:id="rId54">
        <w:r w:rsidDel="00000000" w:rsidR="00000000" w:rsidRPr="00000000">
          <w:rPr>
            <w:color w:val="1155cc"/>
            <w:u w:val="single"/>
            <w:rtl w:val="0"/>
          </w:rPr>
          <w:t xml:space="preserve">/admin/auth/group/&lt;path:object_id&gt;/history/</w:t>
        </w:r>
      </w:hyperlink>
      <w:r w:rsidDel="00000000" w:rsidR="00000000" w:rsidRPr="00000000">
        <w:rPr>
          <w:rtl w:val="0"/>
        </w:rPr>
      </w:r>
    </w:p>
    <w:p w:rsidR="00000000" w:rsidDel="00000000" w:rsidP="00000000" w:rsidRDefault="00000000" w:rsidRPr="00000000" w14:paraId="000001CA">
      <w:pPr>
        <w:pBdr>
          <w:top w:color="auto" w:space="0" w:sz="0" w:val="none"/>
          <w:left w:color="auto" w:space="7" w:sz="0" w:val="none"/>
          <w:bottom w:color="auto" w:space="0" w:sz="0" w:val="none"/>
          <w:right w:color="auto" w:space="7" w:sz="0" w:val="none"/>
          <w:between w:color="auto" w:space="0" w:sz="0" w:val="none"/>
        </w:pBdr>
        <w:shd w:fill="ffffff" w:val="clear"/>
        <w:spacing w:after="600" w:before="40" w:line="264" w:lineRule="auto"/>
        <w:rPr>
          <w:rFonts w:ascii="Roboto" w:cs="Roboto" w:eastAsia="Roboto" w:hAnsi="Roboto"/>
          <w:color w:val="999999"/>
          <w:sz w:val="17"/>
          <w:szCs w:val="17"/>
        </w:rPr>
      </w:pPr>
      <w:r w:rsidDel="00000000" w:rsidR="00000000" w:rsidRPr="00000000">
        <w:rPr>
          <w:rFonts w:ascii="Roboto" w:cs="Roboto" w:eastAsia="Roboto" w:hAnsi="Roboto"/>
          <w:color w:val="999999"/>
          <w:sz w:val="17"/>
          <w:szCs w:val="17"/>
          <w:rtl w:val="0"/>
        </w:rPr>
        <w:t xml:space="preserve">View function: </w:t>
      </w:r>
      <w:r w:rsidDel="00000000" w:rsidR="00000000" w:rsidRPr="00000000">
        <w:rPr>
          <w:rFonts w:ascii="Courier New" w:cs="Courier New" w:eastAsia="Courier New" w:hAnsi="Courier New"/>
          <w:color w:val="666666"/>
          <w:sz w:val="18"/>
          <w:szCs w:val="18"/>
          <w:rtl w:val="0"/>
        </w:rPr>
        <w:t xml:space="preserve">django.contrib.admin.options.ModelAdmin.history_view</w:t>
      </w:r>
      <w:r w:rsidDel="00000000" w:rsidR="00000000" w:rsidRPr="00000000">
        <w:rPr>
          <w:rFonts w:ascii="Roboto" w:cs="Roboto" w:eastAsia="Roboto" w:hAnsi="Roboto"/>
          <w:color w:val="999999"/>
          <w:sz w:val="17"/>
          <w:szCs w:val="17"/>
          <w:rtl w:val="0"/>
        </w:rPr>
        <w:t xml:space="preserve">. Name: </w:t>
      </w:r>
      <w:r w:rsidDel="00000000" w:rsidR="00000000" w:rsidRPr="00000000">
        <w:rPr>
          <w:rFonts w:ascii="Courier New" w:cs="Courier New" w:eastAsia="Courier New" w:hAnsi="Courier New"/>
          <w:color w:val="666666"/>
          <w:sz w:val="18"/>
          <w:szCs w:val="18"/>
          <w:rtl w:val="0"/>
        </w:rPr>
        <w:t xml:space="preserve">admin:auth_group_history</w:t>
      </w:r>
      <w:r w:rsidDel="00000000" w:rsidR="00000000" w:rsidRPr="00000000">
        <w:rPr>
          <w:rFonts w:ascii="Roboto" w:cs="Roboto" w:eastAsia="Roboto" w:hAnsi="Roboto"/>
          <w:color w:val="999999"/>
          <w:sz w:val="17"/>
          <w:szCs w:val="17"/>
          <w:rtl w:val="0"/>
        </w:rPr>
        <w:t xml:space="preserve">.</w:t>
      </w:r>
    </w:p>
    <w:p w:rsidR="00000000" w:rsidDel="00000000" w:rsidP="00000000" w:rsidRDefault="00000000" w:rsidRPr="00000000" w14:paraId="000001CB">
      <w:pPr>
        <w:shd w:fill="ffffff" w:val="clear"/>
        <w:spacing w:after="460" w:lineRule="auto"/>
        <w:rPr>
          <w:rFonts w:ascii="Roboto" w:cs="Roboto" w:eastAsia="Roboto" w:hAnsi="Roboto"/>
          <w:color w:val="333333"/>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CC">
      <w:pPr>
        <w:keepNext w:val="0"/>
        <w:keepLines w:val="0"/>
        <w:pBdr>
          <w:left w:color="auto" w:space="7" w:sz="0" w:val="none"/>
          <w:right w:color="auto" w:space="7" w:sz="0" w:val="none"/>
        </w:pBdr>
        <w:shd w:fill="ffffff" w:val="clear"/>
        <w:spacing w:after="520" w:before="120" w:lineRule="auto"/>
        <w:rPr/>
      </w:pPr>
      <w:hyperlink r:id="rId55">
        <w:r w:rsidDel="00000000" w:rsidR="00000000" w:rsidRPr="00000000">
          <w:rPr>
            <w:color w:val="1155cc"/>
            <w:u w:val="single"/>
            <w:rtl w:val="0"/>
          </w:rPr>
          <w:t xml:space="preserve">/admin/auth/group/add/</w:t>
        </w:r>
      </w:hyperlink>
      <w:r w:rsidDel="00000000" w:rsidR="00000000" w:rsidRPr="00000000">
        <w:rPr>
          <w:rtl w:val="0"/>
        </w:rPr>
      </w:r>
    </w:p>
    <w:p w:rsidR="00000000" w:rsidDel="00000000" w:rsidP="00000000" w:rsidRDefault="00000000" w:rsidRPr="00000000" w14:paraId="000001CD">
      <w:pPr>
        <w:pBdr>
          <w:top w:color="auto" w:space="0" w:sz="0" w:val="none"/>
          <w:left w:color="auto" w:space="7" w:sz="0" w:val="none"/>
          <w:bottom w:color="auto" w:space="0" w:sz="0" w:val="none"/>
          <w:right w:color="auto" w:space="7" w:sz="0" w:val="none"/>
          <w:between w:color="auto" w:space="0" w:sz="0" w:val="none"/>
        </w:pBdr>
        <w:shd w:fill="ffffff" w:val="clear"/>
        <w:spacing w:after="600" w:before="40" w:line="264" w:lineRule="auto"/>
        <w:rPr>
          <w:rFonts w:ascii="Roboto" w:cs="Roboto" w:eastAsia="Roboto" w:hAnsi="Roboto"/>
          <w:color w:val="999999"/>
          <w:sz w:val="17"/>
          <w:szCs w:val="17"/>
        </w:rPr>
      </w:pPr>
      <w:r w:rsidDel="00000000" w:rsidR="00000000" w:rsidRPr="00000000">
        <w:rPr>
          <w:rFonts w:ascii="Roboto" w:cs="Roboto" w:eastAsia="Roboto" w:hAnsi="Roboto"/>
          <w:color w:val="999999"/>
          <w:sz w:val="17"/>
          <w:szCs w:val="17"/>
          <w:rtl w:val="0"/>
        </w:rPr>
        <w:t xml:space="preserve">View function: </w:t>
      </w:r>
      <w:r w:rsidDel="00000000" w:rsidR="00000000" w:rsidRPr="00000000">
        <w:rPr>
          <w:rFonts w:ascii="Courier New" w:cs="Courier New" w:eastAsia="Courier New" w:hAnsi="Courier New"/>
          <w:color w:val="666666"/>
          <w:sz w:val="18"/>
          <w:szCs w:val="18"/>
          <w:rtl w:val="0"/>
        </w:rPr>
        <w:t xml:space="preserve">django.contrib.admin.options.ModelAdmin.add_view</w:t>
      </w:r>
      <w:r w:rsidDel="00000000" w:rsidR="00000000" w:rsidRPr="00000000">
        <w:rPr>
          <w:rFonts w:ascii="Roboto" w:cs="Roboto" w:eastAsia="Roboto" w:hAnsi="Roboto"/>
          <w:color w:val="999999"/>
          <w:sz w:val="17"/>
          <w:szCs w:val="17"/>
          <w:rtl w:val="0"/>
        </w:rPr>
        <w:t xml:space="preserve">. Name: </w:t>
      </w:r>
      <w:r w:rsidDel="00000000" w:rsidR="00000000" w:rsidRPr="00000000">
        <w:rPr>
          <w:rFonts w:ascii="Courier New" w:cs="Courier New" w:eastAsia="Courier New" w:hAnsi="Courier New"/>
          <w:color w:val="666666"/>
          <w:sz w:val="18"/>
          <w:szCs w:val="18"/>
          <w:rtl w:val="0"/>
        </w:rPr>
        <w:t xml:space="preserve">admin:auth_group_add</w:t>
      </w:r>
      <w:r w:rsidDel="00000000" w:rsidR="00000000" w:rsidRPr="00000000">
        <w:rPr>
          <w:rFonts w:ascii="Roboto" w:cs="Roboto" w:eastAsia="Roboto" w:hAnsi="Roboto"/>
          <w:color w:val="999999"/>
          <w:sz w:val="17"/>
          <w:szCs w:val="17"/>
          <w:rtl w:val="0"/>
        </w:rPr>
        <w:t xml:space="preserve">.</w:t>
      </w:r>
    </w:p>
    <w:p w:rsidR="00000000" w:rsidDel="00000000" w:rsidP="00000000" w:rsidRDefault="00000000" w:rsidRPr="00000000" w14:paraId="000001CE">
      <w:pPr>
        <w:shd w:fill="ffffff" w:val="clear"/>
        <w:spacing w:after="460" w:lineRule="auto"/>
        <w:rPr>
          <w:rFonts w:ascii="Roboto" w:cs="Roboto" w:eastAsia="Roboto" w:hAnsi="Roboto"/>
          <w:color w:val="333333"/>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CF">
      <w:pPr>
        <w:keepNext w:val="0"/>
        <w:keepLines w:val="0"/>
        <w:pBdr>
          <w:left w:color="auto" w:space="7" w:sz="0" w:val="none"/>
          <w:right w:color="auto" w:space="7" w:sz="0" w:val="none"/>
        </w:pBdr>
        <w:shd w:fill="ffffff" w:val="clear"/>
        <w:spacing w:after="520" w:before="120" w:lineRule="auto"/>
        <w:rPr/>
      </w:pPr>
      <w:hyperlink r:id="rId56">
        <w:r w:rsidDel="00000000" w:rsidR="00000000" w:rsidRPr="00000000">
          <w:rPr>
            <w:color w:val="1155cc"/>
            <w:u w:val="single"/>
            <w:rtl w:val="0"/>
          </w:rPr>
          <w:t xml:space="preserve">/admin/auth/group/autocomplete/</w:t>
        </w:r>
      </w:hyperlink>
      <w:r w:rsidDel="00000000" w:rsidR="00000000" w:rsidRPr="00000000">
        <w:rPr>
          <w:rtl w:val="0"/>
        </w:rPr>
      </w:r>
    </w:p>
    <w:p w:rsidR="00000000" w:rsidDel="00000000" w:rsidP="00000000" w:rsidRDefault="00000000" w:rsidRPr="00000000" w14:paraId="000001D0">
      <w:pPr>
        <w:pBdr>
          <w:top w:color="auto" w:space="0" w:sz="0" w:val="none"/>
          <w:left w:color="auto" w:space="7" w:sz="0" w:val="none"/>
          <w:bottom w:color="auto" w:space="0" w:sz="0" w:val="none"/>
          <w:right w:color="auto" w:space="7" w:sz="0" w:val="none"/>
          <w:between w:color="auto" w:space="0" w:sz="0" w:val="none"/>
        </w:pBdr>
        <w:shd w:fill="ffffff" w:val="clear"/>
        <w:spacing w:after="600" w:before="40" w:line="264" w:lineRule="auto"/>
        <w:rPr>
          <w:rFonts w:ascii="Roboto" w:cs="Roboto" w:eastAsia="Roboto" w:hAnsi="Roboto"/>
          <w:color w:val="999999"/>
          <w:sz w:val="17"/>
          <w:szCs w:val="17"/>
        </w:rPr>
      </w:pPr>
      <w:r w:rsidDel="00000000" w:rsidR="00000000" w:rsidRPr="00000000">
        <w:rPr>
          <w:rFonts w:ascii="Roboto" w:cs="Roboto" w:eastAsia="Roboto" w:hAnsi="Roboto"/>
          <w:color w:val="999999"/>
          <w:sz w:val="17"/>
          <w:szCs w:val="17"/>
          <w:rtl w:val="0"/>
        </w:rPr>
        <w:t xml:space="preserve">View function: </w:t>
      </w:r>
      <w:r w:rsidDel="00000000" w:rsidR="00000000" w:rsidRPr="00000000">
        <w:rPr>
          <w:rFonts w:ascii="Courier New" w:cs="Courier New" w:eastAsia="Courier New" w:hAnsi="Courier New"/>
          <w:color w:val="666666"/>
          <w:sz w:val="18"/>
          <w:szCs w:val="18"/>
          <w:rtl w:val="0"/>
        </w:rPr>
        <w:t xml:space="preserve">django.contrib.admin.options.ModelAdmin.autocomplete_view</w:t>
      </w:r>
      <w:r w:rsidDel="00000000" w:rsidR="00000000" w:rsidRPr="00000000">
        <w:rPr>
          <w:rFonts w:ascii="Roboto" w:cs="Roboto" w:eastAsia="Roboto" w:hAnsi="Roboto"/>
          <w:color w:val="999999"/>
          <w:sz w:val="17"/>
          <w:szCs w:val="17"/>
          <w:rtl w:val="0"/>
        </w:rPr>
        <w:t xml:space="preserve">. Name: </w:t>
      </w:r>
      <w:r w:rsidDel="00000000" w:rsidR="00000000" w:rsidRPr="00000000">
        <w:rPr>
          <w:rFonts w:ascii="Courier New" w:cs="Courier New" w:eastAsia="Courier New" w:hAnsi="Courier New"/>
          <w:color w:val="666666"/>
          <w:sz w:val="18"/>
          <w:szCs w:val="18"/>
          <w:rtl w:val="0"/>
        </w:rPr>
        <w:t xml:space="preserve">admin:auth_group_autocomplete</w:t>
      </w:r>
      <w:r w:rsidDel="00000000" w:rsidR="00000000" w:rsidRPr="00000000">
        <w:rPr>
          <w:rFonts w:ascii="Roboto" w:cs="Roboto" w:eastAsia="Roboto" w:hAnsi="Roboto"/>
          <w:color w:val="999999"/>
          <w:sz w:val="17"/>
          <w:szCs w:val="17"/>
          <w:rtl w:val="0"/>
        </w:rPr>
        <w:t xml:space="preserve">.</w:t>
      </w:r>
    </w:p>
    <w:p w:rsidR="00000000" w:rsidDel="00000000" w:rsidP="00000000" w:rsidRDefault="00000000" w:rsidRPr="00000000" w14:paraId="000001D1">
      <w:pPr>
        <w:shd w:fill="ffffff" w:val="clear"/>
        <w:spacing w:after="460" w:lineRule="auto"/>
        <w:rPr>
          <w:rFonts w:ascii="Roboto" w:cs="Roboto" w:eastAsia="Roboto" w:hAnsi="Roboto"/>
          <w:color w:val="333333"/>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D2">
      <w:pPr>
        <w:keepNext w:val="0"/>
        <w:keepLines w:val="0"/>
        <w:pBdr>
          <w:left w:color="auto" w:space="7" w:sz="0" w:val="none"/>
          <w:right w:color="auto" w:space="7" w:sz="0" w:val="none"/>
        </w:pBdr>
        <w:shd w:fill="ffffff" w:val="clear"/>
        <w:spacing w:after="520" w:before="120" w:lineRule="auto"/>
        <w:rPr/>
      </w:pPr>
      <w:hyperlink r:id="rId57">
        <w:r w:rsidDel="00000000" w:rsidR="00000000" w:rsidRPr="00000000">
          <w:rPr>
            <w:color w:val="1155cc"/>
            <w:u w:val="single"/>
            <w:rtl w:val="0"/>
          </w:rPr>
          <w:t xml:space="preserve">/admin/auth/user/</w:t>
        </w:r>
      </w:hyperlink>
      <w:r w:rsidDel="00000000" w:rsidR="00000000" w:rsidRPr="00000000">
        <w:rPr>
          <w:rtl w:val="0"/>
        </w:rPr>
      </w:r>
    </w:p>
    <w:p w:rsidR="00000000" w:rsidDel="00000000" w:rsidP="00000000" w:rsidRDefault="00000000" w:rsidRPr="00000000" w14:paraId="000001D3">
      <w:pPr>
        <w:pBdr>
          <w:top w:color="auto" w:space="0" w:sz="0" w:val="none"/>
          <w:left w:color="auto" w:space="7" w:sz="0" w:val="none"/>
          <w:bottom w:color="auto" w:space="0" w:sz="0" w:val="none"/>
          <w:right w:color="auto" w:space="7" w:sz="0" w:val="none"/>
          <w:between w:color="auto" w:space="0" w:sz="0" w:val="none"/>
        </w:pBdr>
        <w:shd w:fill="ffffff" w:val="clear"/>
        <w:spacing w:after="600" w:before="40" w:line="264" w:lineRule="auto"/>
        <w:rPr>
          <w:rFonts w:ascii="Roboto" w:cs="Roboto" w:eastAsia="Roboto" w:hAnsi="Roboto"/>
          <w:color w:val="999999"/>
          <w:sz w:val="17"/>
          <w:szCs w:val="17"/>
        </w:rPr>
      </w:pPr>
      <w:r w:rsidDel="00000000" w:rsidR="00000000" w:rsidRPr="00000000">
        <w:rPr>
          <w:rFonts w:ascii="Roboto" w:cs="Roboto" w:eastAsia="Roboto" w:hAnsi="Roboto"/>
          <w:color w:val="999999"/>
          <w:sz w:val="17"/>
          <w:szCs w:val="17"/>
          <w:rtl w:val="0"/>
        </w:rPr>
        <w:t xml:space="preserve">View function: </w:t>
      </w:r>
      <w:r w:rsidDel="00000000" w:rsidR="00000000" w:rsidRPr="00000000">
        <w:rPr>
          <w:rFonts w:ascii="Courier New" w:cs="Courier New" w:eastAsia="Courier New" w:hAnsi="Courier New"/>
          <w:color w:val="666666"/>
          <w:sz w:val="18"/>
          <w:szCs w:val="18"/>
          <w:rtl w:val="0"/>
        </w:rPr>
        <w:t xml:space="preserve">django.contrib.admin.options.ModelAdmin.changelist_view</w:t>
      </w:r>
      <w:r w:rsidDel="00000000" w:rsidR="00000000" w:rsidRPr="00000000">
        <w:rPr>
          <w:rFonts w:ascii="Roboto" w:cs="Roboto" w:eastAsia="Roboto" w:hAnsi="Roboto"/>
          <w:color w:val="999999"/>
          <w:sz w:val="17"/>
          <w:szCs w:val="17"/>
          <w:rtl w:val="0"/>
        </w:rPr>
        <w:t xml:space="preserve">. Name: </w:t>
      </w:r>
      <w:r w:rsidDel="00000000" w:rsidR="00000000" w:rsidRPr="00000000">
        <w:rPr>
          <w:rFonts w:ascii="Courier New" w:cs="Courier New" w:eastAsia="Courier New" w:hAnsi="Courier New"/>
          <w:color w:val="666666"/>
          <w:sz w:val="18"/>
          <w:szCs w:val="18"/>
          <w:rtl w:val="0"/>
        </w:rPr>
        <w:t xml:space="preserve">admin:auth_user_changelist</w:t>
      </w:r>
      <w:r w:rsidDel="00000000" w:rsidR="00000000" w:rsidRPr="00000000">
        <w:rPr>
          <w:rFonts w:ascii="Roboto" w:cs="Roboto" w:eastAsia="Roboto" w:hAnsi="Roboto"/>
          <w:color w:val="999999"/>
          <w:sz w:val="17"/>
          <w:szCs w:val="17"/>
          <w:rtl w:val="0"/>
        </w:rPr>
        <w:t xml:space="preserve">.</w:t>
      </w:r>
    </w:p>
    <w:p w:rsidR="00000000" w:rsidDel="00000000" w:rsidP="00000000" w:rsidRDefault="00000000" w:rsidRPr="00000000" w14:paraId="000001D4">
      <w:pPr>
        <w:shd w:fill="ffffff" w:val="clear"/>
        <w:spacing w:after="460" w:lineRule="auto"/>
        <w:rPr>
          <w:rFonts w:ascii="Roboto" w:cs="Roboto" w:eastAsia="Roboto" w:hAnsi="Roboto"/>
          <w:color w:val="333333"/>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D5">
      <w:pPr>
        <w:keepNext w:val="0"/>
        <w:keepLines w:val="0"/>
        <w:pBdr>
          <w:left w:color="auto" w:space="7" w:sz="0" w:val="none"/>
          <w:right w:color="auto" w:space="7" w:sz="0" w:val="none"/>
        </w:pBdr>
        <w:shd w:fill="ffffff" w:val="clear"/>
        <w:spacing w:after="520" w:before="120" w:lineRule="auto"/>
        <w:rPr/>
      </w:pPr>
      <w:hyperlink r:id="rId58">
        <w:r w:rsidDel="00000000" w:rsidR="00000000" w:rsidRPr="00000000">
          <w:rPr>
            <w:color w:val="1155cc"/>
            <w:u w:val="single"/>
            <w:rtl w:val="0"/>
          </w:rPr>
          <w:t xml:space="preserve">/admin/auth/user/&lt;id&gt;/password/</w:t>
        </w:r>
      </w:hyperlink>
      <w:r w:rsidDel="00000000" w:rsidR="00000000" w:rsidRPr="00000000">
        <w:rPr>
          <w:rtl w:val="0"/>
        </w:rPr>
      </w:r>
    </w:p>
    <w:p w:rsidR="00000000" w:rsidDel="00000000" w:rsidP="00000000" w:rsidRDefault="00000000" w:rsidRPr="00000000" w14:paraId="000001D6">
      <w:pPr>
        <w:pBdr>
          <w:top w:color="auto" w:space="0" w:sz="0" w:val="none"/>
          <w:left w:color="auto" w:space="7" w:sz="0" w:val="none"/>
          <w:bottom w:color="auto" w:space="0" w:sz="0" w:val="none"/>
          <w:right w:color="auto" w:space="7" w:sz="0" w:val="none"/>
          <w:between w:color="auto" w:space="0" w:sz="0" w:val="none"/>
        </w:pBdr>
        <w:shd w:fill="ffffff" w:val="clear"/>
        <w:spacing w:after="600" w:before="40" w:line="264" w:lineRule="auto"/>
        <w:rPr>
          <w:rFonts w:ascii="Roboto" w:cs="Roboto" w:eastAsia="Roboto" w:hAnsi="Roboto"/>
          <w:color w:val="999999"/>
          <w:sz w:val="17"/>
          <w:szCs w:val="17"/>
        </w:rPr>
      </w:pPr>
      <w:r w:rsidDel="00000000" w:rsidR="00000000" w:rsidRPr="00000000">
        <w:rPr>
          <w:rFonts w:ascii="Roboto" w:cs="Roboto" w:eastAsia="Roboto" w:hAnsi="Roboto"/>
          <w:color w:val="999999"/>
          <w:sz w:val="17"/>
          <w:szCs w:val="17"/>
          <w:rtl w:val="0"/>
        </w:rPr>
        <w:t xml:space="preserve">View function: </w:t>
      </w:r>
      <w:r w:rsidDel="00000000" w:rsidR="00000000" w:rsidRPr="00000000">
        <w:rPr>
          <w:rFonts w:ascii="Courier New" w:cs="Courier New" w:eastAsia="Courier New" w:hAnsi="Courier New"/>
          <w:color w:val="666666"/>
          <w:sz w:val="18"/>
          <w:szCs w:val="18"/>
          <w:rtl w:val="0"/>
        </w:rPr>
        <w:t xml:space="preserve">django.contrib.auth.admin.UserAdmin.user_change_password</w:t>
      </w:r>
      <w:r w:rsidDel="00000000" w:rsidR="00000000" w:rsidRPr="00000000">
        <w:rPr>
          <w:rFonts w:ascii="Roboto" w:cs="Roboto" w:eastAsia="Roboto" w:hAnsi="Roboto"/>
          <w:color w:val="999999"/>
          <w:sz w:val="17"/>
          <w:szCs w:val="17"/>
          <w:rtl w:val="0"/>
        </w:rPr>
        <w:t xml:space="preserve">. Name: </w:t>
      </w:r>
      <w:r w:rsidDel="00000000" w:rsidR="00000000" w:rsidRPr="00000000">
        <w:rPr>
          <w:rFonts w:ascii="Courier New" w:cs="Courier New" w:eastAsia="Courier New" w:hAnsi="Courier New"/>
          <w:color w:val="666666"/>
          <w:sz w:val="18"/>
          <w:szCs w:val="18"/>
          <w:rtl w:val="0"/>
        </w:rPr>
        <w:t xml:space="preserve">admin:auth_user_password_change</w:t>
      </w:r>
      <w:r w:rsidDel="00000000" w:rsidR="00000000" w:rsidRPr="00000000">
        <w:rPr>
          <w:rFonts w:ascii="Roboto" w:cs="Roboto" w:eastAsia="Roboto" w:hAnsi="Roboto"/>
          <w:color w:val="999999"/>
          <w:sz w:val="17"/>
          <w:szCs w:val="17"/>
          <w:rtl w:val="0"/>
        </w:rPr>
        <w:t xml:space="preserve">.</w:t>
      </w:r>
    </w:p>
    <w:p w:rsidR="00000000" w:rsidDel="00000000" w:rsidP="00000000" w:rsidRDefault="00000000" w:rsidRPr="00000000" w14:paraId="000001D7">
      <w:pPr>
        <w:shd w:fill="ffffff" w:val="clear"/>
        <w:spacing w:after="460" w:lineRule="auto"/>
        <w:rPr>
          <w:rFonts w:ascii="Roboto" w:cs="Roboto" w:eastAsia="Roboto" w:hAnsi="Roboto"/>
          <w:color w:val="333333"/>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D8">
      <w:pPr>
        <w:keepNext w:val="0"/>
        <w:keepLines w:val="0"/>
        <w:pBdr>
          <w:left w:color="auto" w:space="7" w:sz="0" w:val="none"/>
          <w:right w:color="auto" w:space="7" w:sz="0" w:val="none"/>
        </w:pBdr>
        <w:shd w:fill="ffffff" w:val="clear"/>
        <w:spacing w:after="520" w:before="120" w:lineRule="auto"/>
        <w:rPr/>
      </w:pPr>
      <w:hyperlink r:id="rId59">
        <w:r w:rsidDel="00000000" w:rsidR="00000000" w:rsidRPr="00000000">
          <w:rPr>
            <w:color w:val="1155cc"/>
            <w:u w:val="single"/>
            <w:rtl w:val="0"/>
          </w:rPr>
          <w:t xml:space="preserve">/admin/auth/user/&lt;path:object_id&gt;/</w:t>
        </w:r>
      </w:hyperlink>
      <w:r w:rsidDel="00000000" w:rsidR="00000000" w:rsidRPr="00000000">
        <w:rPr>
          <w:rtl w:val="0"/>
        </w:rPr>
      </w:r>
    </w:p>
    <w:p w:rsidR="00000000" w:rsidDel="00000000" w:rsidP="00000000" w:rsidRDefault="00000000" w:rsidRPr="00000000" w14:paraId="000001D9">
      <w:pPr>
        <w:pBdr>
          <w:top w:color="auto" w:space="0" w:sz="0" w:val="none"/>
          <w:left w:color="auto" w:space="7" w:sz="0" w:val="none"/>
          <w:bottom w:color="auto" w:space="0" w:sz="0" w:val="none"/>
          <w:right w:color="auto" w:space="7" w:sz="0" w:val="none"/>
          <w:between w:color="auto" w:space="0" w:sz="0" w:val="none"/>
        </w:pBdr>
        <w:shd w:fill="ffffff" w:val="clear"/>
        <w:spacing w:after="600" w:before="40" w:line="264" w:lineRule="auto"/>
        <w:rPr>
          <w:rFonts w:ascii="Roboto" w:cs="Roboto" w:eastAsia="Roboto" w:hAnsi="Roboto"/>
          <w:color w:val="999999"/>
          <w:sz w:val="17"/>
          <w:szCs w:val="17"/>
        </w:rPr>
      </w:pPr>
      <w:r w:rsidDel="00000000" w:rsidR="00000000" w:rsidRPr="00000000">
        <w:rPr>
          <w:rFonts w:ascii="Roboto" w:cs="Roboto" w:eastAsia="Roboto" w:hAnsi="Roboto"/>
          <w:color w:val="999999"/>
          <w:sz w:val="17"/>
          <w:szCs w:val="17"/>
          <w:rtl w:val="0"/>
        </w:rPr>
        <w:t xml:space="preserve">View function: </w:t>
      </w:r>
      <w:r w:rsidDel="00000000" w:rsidR="00000000" w:rsidRPr="00000000">
        <w:rPr>
          <w:rFonts w:ascii="Courier New" w:cs="Courier New" w:eastAsia="Courier New" w:hAnsi="Courier New"/>
          <w:color w:val="666666"/>
          <w:sz w:val="18"/>
          <w:szCs w:val="18"/>
          <w:rtl w:val="0"/>
        </w:rPr>
        <w:t xml:space="preserve">django.views.generic.base.RedirectView</w:t>
      </w:r>
      <w:r w:rsidDel="00000000" w:rsidR="00000000" w:rsidRPr="00000000">
        <w:rPr>
          <w:rFonts w:ascii="Roboto" w:cs="Roboto" w:eastAsia="Roboto" w:hAnsi="Roboto"/>
          <w:color w:val="999999"/>
          <w:sz w:val="17"/>
          <w:szCs w:val="17"/>
          <w:rtl w:val="0"/>
        </w:rPr>
        <w:t xml:space="preserve">. Name: </w:t>
      </w:r>
      <w:r w:rsidDel="00000000" w:rsidR="00000000" w:rsidRPr="00000000">
        <w:rPr>
          <w:rFonts w:ascii="Courier New" w:cs="Courier New" w:eastAsia="Courier New" w:hAnsi="Courier New"/>
          <w:color w:val="666666"/>
          <w:sz w:val="18"/>
          <w:szCs w:val="18"/>
          <w:rtl w:val="0"/>
        </w:rPr>
        <w:t xml:space="preserve">admin</w:t>
      </w:r>
      <w:r w:rsidDel="00000000" w:rsidR="00000000" w:rsidRPr="00000000">
        <w:rPr>
          <w:rFonts w:ascii="Roboto" w:cs="Roboto" w:eastAsia="Roboto" w:hAnsi="Roboto"/>
          <w:color w:val="999999"/>
          <w:sz w:val="17"/>
          <w:szCs w:val="17"/>
          <w:rtl w:val="0"/>
        </w:rPr>
        <w:t xml:space="preserve">.</w:t>
      </w:r>
    </w:p>
    <w:p w:rsidR="00000000" w:rsidDel="00000000" w:rsidP="00000000" w:rsidRDefault="00000000" w:rsidRPr="00000000" w14:paraId="000001DA">
      <w:pPr>
        <w:shd w:fill="ffffff" w:val="clear"/>
        <w:spacing w:after="460" w:lineRule="auto"/>
        <w:rPr>
          <w:rFonts w:ascii="Roboto" w:cs="Roboto" w:eastAsia="Roboto" w:hAnsi="Roboto"/>
          <w:color w:val="333333"/>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DB">
      <w:pPr>
        <w:keepNext w:val="0"/>
        <w:keepLines w:val="0"/>
        <w:pBdr>
          <w:left w:color="auto" w:space="7" w:sz="0" w:val="none"/>
          <w:right w:color="auto" w:space="7" w:sz="0" w:val="none"/>
        </w:pBdr>
        <w:shd w:fill="ffffff" w:val="clear"/>
        <w:spacing w:after="520" w:before="120" w:lineRule="auto"/>
        <w:rPr/>
      </w:pPr>
      <w:hyperlink r:id="rId60">
        <w:r w:rsidDel="00000000" w:rsidR="00000000" w:rsidRPr="00000000">
          <w:rPr>
            <w:color w:val="1155cc"/>
            <w:u w:val="single"/>
            <w:rtl w:val="0"/>
          </w:rPr>
          <w:t xml:space="preserve">/admin/auth/user/&lt;path:object_id&gt;/change/</w:t>
        </w:r>
      </w:hyperlink>
      <w:r w:rsidDel="00000000" w:rsidR="00000000" w:rsidRPr="00000000">
        <w:rPr>
          <w:rtl w:val="0"/>
        </w:rPr>
      </w:r>
    </w:p>
    <w:p w:rsidR="00000000" w:rsidDel="00000000" w:rsidP="00000000" w:rsidRDefault="00000000" w:rsidRPr="00000000" w14:paraId="000001DC">
      <w:pPr>
        <w:pBdr>
          <w:top w:color="auto" w:space="0" w:sz="0" w:val="none"/>
          <w:left w:color="auto" w:space="7" w:sz="0" w:val="none"/>
          <w:bottom w:color="auto" w:space="0" w:sz="0" w:val="none"/>
          <w:right w:color="auto" w:space="7" w:sz="0" w:val="none"/>
          <w:between w:color="auto" w:space="0" w:sz="0" w:val="none"/>
        </w:pBdr>
        <w:shd w:fill="ffffff" w:val="clear"/>
        <w:spacing w:after="600" w:before="40" w:line="264" w:lineRule="auto"/>
        <w:rPr>
          <w:rFonts w:ascii="Roboto" w:cs="Roboto" w:eastAsia="Roboto" w:hAnsi="Roboto"/>
          <w:color w:val="999999"/>
          <w:sz w:val="17"/>
          <w:szCs w:val="17"/>
        </w:rPr>
      </w:pPr>
      <w:r w:rsidDel="00000000" w:rsidR="00000000" w:rsidRPr="00000000">
        <w:rPr>
          <w:rFonts w:ascii="Roboto" w:cs="Roboto" w:eastAsia="Roboto" w:hAnsi="Roboto"/>
          <w:color w:val="999999"/>
          <w:sz w:val="17"/>
          <w:szCs w:val="17"/>
          <w:rtl w:val="0"/>
        </w:rPr>
        <w:t xml:space="preserve">View function: </w:t>
      </w:r>
      <w:r w:rsidDel="00000000" w:rsidR="00000000" w:rsidRPr="00000000">
        <w:rPr>
          <w:rFonts w:ascii="Courier New" w:cs="Courier New" w:eastAsia="Courier New" w:hAnsi="Courier New"/>
          <w:color w:val="666666"/>
          <w:sz w:val="18"/>
          <w:szCs w:val="18"/>
          <w:rtl w:val="0"/>
        </w:rPr>
        <w:t xml:space="preserve">django.contrib.admin.options.ModelAdmin.change_view</w:t>
      </w:r>
      <w:r w:rsidDel="00000000" w:rsidR="00000000" w:rsidRPr="00000000">
        <w:rPr>
          <w:rFonts w:ascii="Roboto" w:cs="Roboto" w:eastAsia="Roboto" w:hAnsi="Roboto"/>
          <w:color w:val="999999"/>
          <w:sz w:val="17"/>
          <w:szCs w:val="17"/>
          <w:rtl w:val="0"/>
        </w:rPr>
        <w:t xml:space="preserve">. Name: </w:t>
      </w:r>
      <w:r w:rsidDel="00000000" w:rsidR="00000000" w:rsidRPr="00000000">
        <w:rPr>
          <w:rFonts w:ascii="Courier New" w:cs="Courier New" w:eastAsia="Courier New" w:hAnsi="Courier New"/>
          <w:color w:val="666666"/>
          <w:sz w:val="18"/>
          <w:szCs w:val="18"/>
          <w:rtl w:val="0"/>
        </w:rPr>
        <w:t xml:space="preserve">admin:auth_user_change</w:t>
      </w:r>
      <w:r w:rsidDel="00000000" w:rsidR="00000000" w:rsidRPr="00000000">
        <w:rPr>
          <w:rFonts w:ascii="Roboto" w:cs="Roboto" w:eastAsia="Roboto" w:hAnsi="Roboto"/>
          <w:color w:val="999999"/>
          <w:sz w:val="17"/>
          <w:szCs w:val="17"/>
          <w:rtl w:val="0"/>
        </w:rPr>
        <w:t xml:space="preserve">.</w:t>
      </w:r>
    </w:p>
    <w:p w:rsidR="00000000" w:rsidDel="00000000" w:rsidP="00000000" w:rsidRDefault="00000000" w:rsidRPr="00000000" w14:paraId="000001DD">
      <w:pPr>
        <w:shd w:fill="ffffff" w:val="clear"/>
        <w:spacing w:after="460" w:lineRule="auto"/>
        <w:rPr>
          <w:rFonts w:ascii="Roboto" w:cs="Roboto" w:eastAsia="Roboto" w:hAnsi="Roboto"/>
          <w:color w:val="333333"/>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DE">
      <w:pPr>
        <w:keepNext w:val="0"/>
        <w:keepLines w:val="0"/>
        <w:pBdr>
          <w:left w:color="auto" w:space="7" w:sz="0" w:val="none"/>
          <w:right w:color="auto" w:space="7" w:sz="0" w:val="none"/>
        </w:pBdr>
        <w:shd w:fill="ffffff" w:val="clear"/>
        <w:spacing w:after="520" w:before="120" w:lineRule="auto"/>
        <w:rPr/>
      </w:pPr>
      <w:hyperlink r:id="rId61">
        <w:r w:rsidDel="00000000" w:rsidR="00000000" w:rsidRPr="00000000">
          <w:rPr>
            <w:color w:val="1155cc"/>
            <w:u w:val="single"/>
            <w:rtl w:val="0"/>
          </w:rPr>
          <w:t xml:space="preserve">/admin/auth/user/&lt;path:object_id&gt;/delete/</w:t>
        </w:r>
      </w:hyperlink>
      <w:r w:rsidDel="00000000" w:rsidR="00000000" w:rsidRPr="00000000">
        <w:rPr>
          <w:rtl w:val="0"/>
        </w:rPr>
      </w:r>
    </w:p>
    <w:p w:rsidR="00000000" w:rsidDel="00000000" w:rsidP="00000000" w:rsidRDefault="00000000" w:rsidRPr="00000000" w14:paraId="000001DF">
      <w:pPr>
        <w:pBdr>
          <w:top w:color="auto" w:space="0" w:sz="0" w:val="none"/>
          <w:left w:color="auto" w:space="7" w:sz="0" w:val="none"/>
          <w:bottom w:color="auto" w:space="0" w:sz="0" w:val="none"/>
          <w:right w:color="auto" w:space="7" w:sz="0" w:val="none"/>
          <w:between w:color="auto" w:space="0" w:sz="0" w:val="none"/>
        </w:pBdr>
        <w:shd w:fill="ffffff" w:val="clear"/>
        <w:spacing w:after="600" w:before="40" w:line="264" w:lineRule="auto"/>
        <w:rPr>
          <w:rFonts w:ascii="Roboto" w:cs="Roboto" w:eastAsia="Roboto" w:hAnsi="Roboto"/>
          <w:color w:val="999999"/>
          <w:sz w:val="17"/>
          <w:szCs w:val="17"/>
        </w:rPr>
      </w:pPr>
      <w:r w:rsidDel="00000000" w:rsidR="00000000" w:rsidRPr="00000000">
        <w:rPr>
          <w:rFonts w:ascii="Roboto" w:cs="Roboto" w:eastAsia="Roboto" w:hAnsi="Roboto"/>
          <w:color w:val="999999"/>
          <w:sz w:val="17"/>
          <w:szCs w:val="17"/>
          <w:rtl w:val="0"/>
        </w:rPr>
        <w:t xml:space="preserve">View function: </w:t>
      </w:r>
      <w:r w:rsidDel="00000000" w:rsidR="00000000" w:rsidRPr="00000000">
        <w:rPr>
          <w:rFonts w:ascii="Courier New" w:cs="Courier New" w:eastAsia="Courier New" w:hAnsi="Courier New"/>
          <w:color w:val="666666"/>
          <w:sz w:val="18"/>
          <w:szCs w:val="18"/>
          <w:rtl w:val="0"/>
        </w:rPr>
        <w:t xml:space="preserve">django.contrib.admin.options.ModelAdmin.delete_view</w:t>
      </w:r>
      <w:r w:rsidDel="00000000" w:rsidR="00000000" w:rsidRPr="00000000">
        <w:rPr>
          <w:rFonts w:ascii="Roboto" w:cs="Roboto" w:eastAsia="Roboto" w:hAnsi="Roboto"/>
          <w:color w:val="999999"/>
          <w:sz w:val="17"/>
          <w:szCs w:val="17"/>
          <w:rtl w:val="0"/>
        </w:rPr>
        <w:t xml:space="preserve">. Name: </w:t>
      </w:r>
      <w:r w:rsidDel="00000000" w:rsidR="00000000" w:rsidRPr="00000000">
        <w:rPr>
          <w:rFonts w:ascii="Courier New" w:cs="Courier New" w:eastAsia="Courier New" w:hAnsi="Courier New"/>
          <w:color w:val="666666"/>
          <w:sz w:val="18"/>
          <w:szCs w:val="18"/>
          <w:rtl w:val="0"/>
        </w:rPr>
        <w:t xml:space="preserve">admin:auth_user_delete</w:t>
      </w:r>
      <w:r w:rsidDel="00000000" w:rsidR="00000000" w:rsidRPr="00000000">
        <w:rPr>
          <w:rFonts w:ascii="Roboto" w:cs="Roboto" w:eastAsia="Roboto" w:hAnsi="Roboto"/>
          <w:color w:val="999999"/>
          <w:sz w:val="17"/>
          <w:szCs w:val="17"/>
          <w:rtl w:val="0"/>
        </w:rPr>
        <w:t xml:space="preserve">.</w:t>
      </w:r>
    </w:p>
    <w:p w:rsidR="00000000" w:rsidDel="00000000" w:rsidP="00000000" w:rsidRDefault="00000000" w:rsidRPr="00000000" w14:paraId="000001E0">
      <w:pPr>
        <w:shd w:fill="ffffff" w:val="clear"/>
        <w:spacing w:after="460" w:lineRule="auto"/>
        <w:rPr>
          <w:rFonts w:ascii="Roboto" w:cs="Roboto" w:eastAsia="Roboto" w:hAnsi="Roboto"/>
          <w:color w:val="333333"/>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E1">
      <w:pPr>
        <w:keepNext w:val="0"/>
        <w:keepLines w:val="0"/>
        <w:pBdr>
          <w:left w:color="auto" w:space="7" w:sz="0" w:val="none"/>
          <w:right w:color="auto" w:space="7" w:sz="0" w:val="none"/>
        </w:pBdr>
        <w:shd w:fill="ffffff" w:val="clear"/>
        <w:spacing w:after="520" w:before="120" w:lineRule="auto"/>
        <w:rPr/>
      </w:pPr>
      <w:hyperlink r:id="rId62">
        <w:r w:rsidDel="00000000" w:rsidR="00000000" w:rsidRPr="00000000">
          <w:rPr>
            <w:color w:val="1155cc"/>
            <w:u w:val="single"/>
            <w:rtl w:val="0"/>
          </w:rPr>
          <w:t xml:space="preserve">/admin/auth/user/&lt;path:object_id&gt;/history/</w:t>
        </w:r>
      </w:hyperlink>
      <w:r w:rsidDel="00000000" w:rsidR="00000000" w:rsidRPr="00000000">
        <w:rPr>
          <w:rtl w:val="0"/>
        </w:rPr>
      </w:r>
    </w:p>
    <w:p w:rsidR="00000000" w:rsidDel="00000000" w:rsidP="00000000" w:rsidRDefault="00000000" w:rsidRPr="00000000" w14:paraId="000001E2">
      <w:pPr>
        <w:pBdr>
          <w:top w:color="auto" w:space="0" w:sz="0" w:val="none"/>
          <w:left w:color="auto" w:space="7" w:sz="0" w:val="none"/>
          <w:bottom w:color="auto" w:space="0" w:sz="0" w:val="none"/>
          <w:right w:color="auto" w:space="7" w:sz="0" w:val="none"/>
          <w:between w:color="auto" w:space="0" w:sz="0" w:val="none"/>
        </w:pBdr>
        <w:shd w:fill="ffffff" w:val="clear"/>
        <w:spacing w:after="600" w:before="40" w:line="264" w:lineRule="auto"/>
        <w:rPr>
          <w:rFonts w:ascii="Roboto" w:cs="Roboto" w:eastAsia="Roboto" w:hAnsi="Roboto"/>
          <w:color w:val="999999"/>
          <w:sz w:val="17"/>
          <w:szCs w:val="17"/>
        </w:rPr>
      </w:pPr>
      <w:r w:rsidDel="00000000" w:rsidR="00000000" w:rsidRPr="00000000">
        <w:rPr>
          <w:rFonts w:ascii="Roboto" w:cs="Roboto" w:eastAsia="Roboto" w:hAnsi="Roboto"/>
          <w:color w:val="999999"/>
          <w:sz w:val="17"/>
          <w:szCs w:val="17"/>
          <w:rtl w:val="0"/>
        </w:rPr>
        <w:t xml:space="preserve">View function: </w:t>
      </w:r>
      <w:r w:rsidDel="00000000" w:rsidR="00000000" w:rsidRPr="00000000">
        <w:rPr>
          <w:rFonts w:ascii="Courier New" w:cs="Courier New" w:eastAsia="Courier New" w:hAnsi="Courier New"/>
          <w:color w:val="666666"/>
          <w:sz w:val="18"/>
          <w:szCs w:val="18"/>
          <w:rtl w:val="0"/>
        </w:rPr>
        <w:t xml:space="preserve">django.contrib.admin.options.ModelAdmin.history_view</w:t>
      </w:r>
      <w:r w:rsidDel="00000000" w:rsidR="00000000" w:rsidRPr="00000000">
        <w:rPr>
          <w:rFonts w:ascii="Roboto" w:cs="Roboto" w:eastAsia="Roboto" w:hAnsi="Roboto"/>
          <w:color w:val="999999"/>
          <w:sz w:val="17"/>
          <w:szCs w:val="17"/>
          <w:rtl w:val="0"/>
        </w:rPr>
        <w:t xml:space="preserve">. Name: </w:t>
      </w:r>
      <w:r w:rsidDel="00000000" w:rsidR="00000000" w:rsidRPr="00000000">
        <w:rPr>
          <w:rFonts w:ascii="Courier New" w:cs="Courier New" w:eastAsia="Courier New" w:hAnsi="Courier New"/>
          <w:color w:val="666666"/>
          <w:sz w:val="18"/>
          <w:szCs w:val="18"/>
          <w:rtl w:val="0"/>
        </w:rPr>
        <w:t xml:space="preserve">admin:auth_user_history</w:t>
      </w:r>
      <w:r w:rsidDel="00000000" w:rsidR="00000000" w:rsidRPr="00000000">
        <w:rPr>
          <w:rFonts w:ascii="Roboto" w:cs="Roboto" w:eastAsia="Roboto" w:hAnsi="Roboto"/>
          <w:color w:val="999999"/>
          <w:sz w:val="17"/>
          <w:szCs w:val="17"/>
          <w:rtl w:val="0"/>
        </w:rPr>
        <w:t xml:space="preserve">.</w:t>
      </w:r>
    </w:p>
    <w:p w:rsidR="00000000" w:rsidDel="00000000" w:rsidP="00000000" w:rsidRDefault="00000000" w:rsidRPr="00000000" w14:paraId="000001E3">
      <w:pPr>
        <w:shd w:fill="ffffff" w:val="clear"/>
        <w:spacing w:after="460" w:lineRule="auto"/>
        <w:rPr>
          <w:rFonts w:ascii="Roboto" w:cs="Roboto" w:eastAsia="Roboto" w:hAnsi="Roboto"/>
          <w:color w:val="333333"/>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E4">
      <w:pPr>
        <w:keepNext w:val="0"/>
        <w:keepLines w:val="0"/>
        <w:pBdr>
          <w:left w:color="auto" w:space="7" w:sz="0" w:val="none"/>
          <w:right w:color="auto" w:space="7" w:sz="0" w:val="none"/>
        </w:pBdr>
        <w:shd w:fill="ffffff" w:val="clear"/>
        <w:spacing w:after="520" w:before="120" w:lineRule="auto"/>
        <w:rPr/>
      </w:pPr>
      <w:hyperlink r:id="rId63">
        <w:r w:rsidDel="00000000" w:rsidR="00000000" w:rsidRPr="00000000">
          <w:rPr>
            <w:color w:val="1155cc"/>
            <w:u w:val="single"/>
            <w:rtl w:val="0"/>
          </w:rPr>
          <w:t xml:space="preserve">/admin/auth/user/add/</w:t>
        </w:r>
      </w:hyperlink>
      <w:r w:rsidDel="00000000" w:rsidR="00000000" w:rsidRPr="00000000">
        <w:rPr>
          <w:rtl w:val="0"/>
        </w:rPr>
      </w:r>
    </w:p>
    <w:p w:rsidR="00000000" w:rsidDel="00000000" w:rsidP="00000000" w:rsidRDefault="00000000" w:rsidRPr="00000000" w14:paraId="000001E5">
      <w:pPr>
        <w:pBdr>
          <w:top w:color="auto" w:space="0" w:sz="0" w:val="none"/>
          <w:left w:color="auto" w:space="7" w:sz="0" w:val="none"/>
          <w:bottom w:color="auto" w:space="0" w:sz="0" w:val="none"/>
          <w:right w:color="auto" w:space="7" w:sz="0" w:val="none"/>
          <w:between w:color="auto" w:space="0" w:sz="0" w:val="none"/>
        </w:pBdr>
        <w:shd w:fill="ffffff" w:val="clear"/>
        <w:spacing w:after="600" w:before="40" w:line="264" w:lineRule="auto"/>
        <w:rPr>
          <w:rFonts w:ascii="Roboto" w:cs="Roboto" w:eastAsia="Roboto" w:hAnsi="Roboto"/>
          <w:color w:val="999999"/>
          <w:sz w:val="17"/>
          <w:szCs w:val="17"/>
        </w:rPr>
      </w:pPr>
      <w:r w:rsidDel="00000000" w:rsidR="00000000" w:rsidRPr="00000000">
        <w:rPr>
          <w:rFonts w:ascii="Roboto" w:cs="Roboto" w:eastAsia="Roboto" w:hAnsi="Roboto"/>
          <w:color w:val="999999"/>
          <w:sz w:val="17"/>
          <w:szCs w:val="17"/>
          <w:rtl w:val="0"/>
        </w:rPr>
        <w:t xml:space="preserve">View function: </w:t>
      </w:r>
      <w:r w:rsidDel="00000000" w:rsidR="00000000" w:rsidRPr="00000000">
        <w:rPr>
          <w:rFonts w:ascii="Courier New" w:cs="Courier New" w:eastAsia="Courier New" w:hAnsi="Courier New"/>
          <w:color w:val="666666"/>
          <w:sz w:val="18"/>
          <w:szCs w:val="18"/>
          <w:rtl w:val="0"/>
        </w:rPr>
        <w:t xml:space="preserve">django.contrib.auth.admin.UserAdmin.add_view</w:t>
      </w:r>
      <w:r w:rsidDel="00000000" w:rsidR="00000000" w:rsidRPr="00000000">
        <w:rPr>
          <w:rFonts w:ascii="Roboto" w:cs="Roboto" w:eastAsia="Roboto" w:hAnsi="Roboto"/>
          <w:color w:val="999999"/>
          <w:sz w:val="17"/>
          <w:szCs w:val="17"/>
          <w:rtl w:val="0"/>
        </w:rPr>
        <w:t xml:space="preserve">. Name: </w:t>
      </w:r>
      <w:r w:rsidDel="00000000" w:rsidR="00000000" w:rsidRPr="00000000">
        <w:rPr>
          <w:rFonts w:ascii="Courier New" w:cs="Courier New" w:eastAsia="Courier New" w:hAnsi="Courier New"/>
          <w:color w:val="666666"/>
          <w:sz w:val="18"/>
          <w:szCs w:val="18"/>
          <w:rtl w:val="0"/>
        </w:rPr>
        <w:t xml:space="preserve">admin:auth_user_add</w:t>
      </w:r>
      <w:r w:rsidDel="00000000" w:rsidR="00000000" w:rsidRPr="00000000">
        <w:rPr>
          <w:rFonts w:ascii="Roboto" w:cs="Roboto" w:eastAsia="Roboto" w:hAnsi="Roboto"/>
          <w:color w:val="999999"/>
          <w:sz w:val="17"/>
          <w:szCs w:val="17"/>
          <w:rtl w:val="0"/>
        </w:rPr>
        <w:t xml:space="preserve">.</w:t>
      </w:r>
    </w:p>
    <w:p w:rsidR="00000000" w:rsidDel="00000000" w:rsidP="00000000" w:rsidRDefault="00000000" w:rsidRPr="00000000" w14:paraId="000001E6">
      <w:pPr>
        <w:shd w:fill="ffffff" w:val="clear"/>
        <w:spacing w:after="460" w:lineRule="auto"/>
        <w:rPr>
          <w:rFonts w:ascii="Roboto" w:cs="Roboto" w:eastAsia="Roboto" w:hAnsi="Roboto"/>
          <w:color w:val="333333"/>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E7">
      <w:pPr>
        <w:keepNext w:val="0"/>
        <w:keepLines w:val="0"/>
        <w:pBdr>
          <w:left w:color="auto" w:space="7" w:sz="0" w:val="none"/>
          <w:right w:color="auto" w:space="7" w:sz="0" w:val="none"/>
        </w:pBdr>
        <w:shd w:fill="ffffff" w:val="clear"/>
        <w:spacing w:after="520" w:before="120" w:lineRule="auto"/>
        <w:rPr/>
      </w:pPr>
      <w:hyperlink r:id="rId64">
        <w:r w:rsidDel="00000000" w:rsidR="00000000" w:rsidRPr="00000000">
          <w:rPr>
            <w:color w:val="1155cc"/>
            <w:u w:val="single"/>
            <w:rtl w:val="0"/>
          </w:rPr>
          <w:t xml:space="preserve">/admin/auth/user/autocomplete/</w:t>
        </w:r>
      </w:hyperlink>
      <w:r w:rsidDel="00000000" w:rsidR="00000000" w:rsidRPr="00000000">
        <w:rPr>
          <w:rtl w:val="0"/>
        </w:rPr>
      </w:r>
    </w:p>
    <w:p w:rsidR="00000000" w:rsidDel="00000000" w:rsidP="00000000" w:rsidRDefault="00000000" w:rsidRPr="00000000" w14:paraId="000001E8">
      <w:pPr>
        <w:pBdr>
          <w:top w:color="auto" w:space="0" w:sz="0" w:val="none"/>
          <w:left w:color="auto" w:space="7" w:sz="0" w:val="none"/>
          <w:bottom w:color="auto" w:space="0" w:sz="0" w:val="none"/>
          <w:right w:color="auto" w:space="7" w:sz="0" w:val="none"/>
          <w:between w:color="auto" w:space="0" w:sz="0" w:val="none"/>
        </w:pBdr>
        <w:shd w:fill="ffffff" w:val="clear"/>
        <w:spacing w:after="600" w:before="40" w:line="264" w:lineRule="auto"/>
        <w:rPr>
          <w:rFonts w:ascii="Roboto" w:cs="Roboto" w:eastAsia="Roboto" w:hAnsi="Roboto"/>
          <w:color w:val="999999"/>
          <w:sz w:val="17"/>
          <w:szCs w:val="17"/>
        </w:rPr>
      </w:pPr>
      <w:r w:rsidDel="00000000" w:rsidR="00000000" w:rsidRPr="00000000">
        <w:rPr>
          <w:rFonts w:ascii="Roboto" w:cs="Roboto" w:eastAsia="Roboto" w:hAnsi="Roboto"/>
          <w:color w:val="999999"/>
          <w:sz w:val="17"/>
          <w:szCs w:val="17"/>
          <w:rtl w:val="0"/>
        </w:rPr>
        <w:t xml:space="preserve">View function: </w:t>
      </w:r>
      <w:r w:rsidDel="00000000" w:rsidR="00000000" w:rsidRPr="00000000">
        <w:rPr>
          <w:rFonts w:ascii="Courier New" w:cs="Courier New" w:eastAsia="Courier New" w:hAnsi="Courier New"/>
          <w:color w:val="666666"/>
          <w:sz w:val="18"/>
          <w:szCs w:val="18"/>
          <w:rtl w:val="0"/>
        </w:rPr>
        <w:t xml:space="preserve">django.contrib.admin.options.ModelAdmin.autocomplete_view</w:t>
      </w:r>
      <w:r w:rsidDel="00000000" w:rsidR="00000000" w:rsidRPr="00000000">
        <w:rPr>
          <w:rFonts w:ascii="Roboto" w:cs="Roboto" w:eastAsia="Roboto" w:hAnsi="Roboto"/>
          <w:color w:val="999999"/>
          <w:sz w:val="17"/>
          <w:szCs w:val="17"/>
          <w:rtl w:val="0"/>
        </w:rPr>
        <w:t xml:space="preserve">. Name: </w:t>
      </w:r>
      <w:r w:rsidDel="00000000" w:rsidR="00000000" w:rsidRPr="00000000">
        <w:rPr>
          <w:rFonts w:ascii="Courier New" w:cs="Courier New" w:eastAsia="Courier New" w:hAnsi="Courier New"/>
          <w:color w:val="666666"/>
          <w:sz w:val="18"/>
          <w:szCs w:val="18"/>
          <w:rtl w:val="0"/>
        </w:rPr>
        <w:t xml:space="preserve">admin:auth_user_autocomplete</w:t>
      </w:r>
      <w:r w:rsidDel="00000000" w:rsidR="00000000" w:rsidRPr="00000000">
        <w:rPr>
          <w:rFonts w:ascii="Roboto" w:cs="Roboto" w:eastAsia="Roboto" w:hAnsi="Roboto"/>
          <w:color w:val="999999"/>
          <w:sz w:val="17"/>
          <w:szCs w:val="17"/>
          <w:rtl w:val="0"/>
        </w:rPr>
        <w:t xml:space="preserve">.</w:t>
      </w:r>
    </w:p>
    <w:p w:rsidR="00000000" w:rsidDel="00000000" w:rsidP="00000000" w:rsidRDefault="00000000" w:rsidRPr="00000000" w14:paraId="000001E9">
      <w:pPr>
        <w:shd w:fill="ffffff" w:val="clear"/>
        <w:spacing w:after="460" w:lineRule="auto"/>
        <w:rPr>
          <w:rFonts w:ascii="Roboto" w:cs="Roboto" w:eastAsia="Roboto" w:hAnsi="Roboto"/>
          <w:color w:val="333333"/>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EA">
      <w:pPr>
        <w:keepNext w:val="0"/>
        <w:keepLines w:val="0"/>
        <w:pBdr>
          <w:left w:color="auto" w:space="7" w:sz="0" w:val="none"/>
          <w:right w:color="auto" w:space="7" w:sz="0" w:val="none"/>
        </w:pBdr>
        <w:shd w:fill="ffffff" w:val="clear"/>
        <w:spacing w:after="520" w:before="120" w:lineRule="auto"/>
        <w:rPr/>
      </w:pPr>
      <w:hyperlink r:id="rId65">
        <w:r w:rsidDel="00000000" w:rsidR="00000000" w:rsidRPr="00000000">
          <w:rPr>
            <w:color w:val="1155cc"/>
            <w:u w:val="single"/>
            <w:rtl w:val="0"/>
          </w:rPr>
          <w:t xml:space="preserve">/admin/jsi18n/</w:t>
        </w:r>
      </w:hyperlink>
      <w:r w:rsidDel="00000000" w:rsidR="00000000" w:rsidRPr="00000000">
        <w:rPr>
          <w:rtl w:val="0"/>
        </w:rPr>
      </w:r>
    </w:p>
    <w:p w:rsidR="00000000" w:rsidDel="00000000" w:rsidP="00000000" w:rsidRDefault="00000000" w:rsidRPr="00000000" w14:paraId="000001EB">
      <w:pPr>
        <w:pBdr>
          <w:top w:color="auto" w:space="0" w:sz="0" w:val="none"/>
          <w:left w:color="auto" w:space="7" w:sz="0" w:val="none"/>
          <w:bottom w:color="auto" w:space="0" w:sz="0" w:val="none"/>
          <w:right w:color="auto" w:space="7" w:sz="0" w:val="none"/>
          <w:between w:color="auto" w:space="0" w:sz="0" w:val="none"/>
        </w:pBdr>
        <w:shd w:fill="ffffff" w:val="clear"/>
        <w:spacing w:after="600" w:before="40" w:line="264" w:lineRule="auto"/>
        <w:rPr>
          <w:rFonts w:ascii="Roboto" w:cs="Roboto" w:eastAsia="Roboto" w:hAnsi="Roboto"/>
          <w:color w:val="999999"/>
          <w:sz w:val="17"/>
          <w:szCs w:val="17"/>
        </w:rPr>
      </w:pPr>
      <w:r w:rsidDel="00000000" w:rsidR="00000000" w:rsidRPr="00000000">
        <w:rPr>
          <w:rFonts w:ascii="Roboto" w:cs="Roboto" w:eastAsia="Roboto" w:hAnsi="Roboto"/>
          <w:color w:val="999999"/>
          <w:sz w:val="17"/>
          <w:szCs w:val="17"/>
          <w:rtl w:val="0"/>
        </w:rPr>
        <w:t xml:space="preserve">View function: </w:t>
      </w:r>
      <w:r w:rsidDel="00000000" w:rsidR="00000000" w:rsidRPr="00000000">
        <w:rPr>
          <w:rFonts w:ascii="Courier New" w:cs="Courier New" w:eastAsia="Courier New" w:hAnsi="Courier New"/>
          <w:color w:val="666666"/>
          <w:sz w:val="18"/>
          <w:szCs w:val="18"/>
          <w:rtl w:val="0"/>
        </w:rPr>
        <w:t xml:space="preserve">django.contrib.admin.sites.AdminSite.i18n_javascript</w:t>
      </w:r>
      <w:r w:rsidDel="00000000" w:rsidR="00000000" w:rsidRPr="00000000">
        <w:rPr>
          <w:rFonts w:ascii="Roboto" w:cs="Roboto" w:eastAsia="Roboto" w:hAnsi="Roboto"/>
          <w:color w:val="999999"/>
          <w:sz w:val="17"/>
          <w:szCs w:val="17"/>
          <w:rtl w:val="0"/>
        </w:rPr>
        <w:t xml:space="preserve">. Name: </w:t>
      </w:r>
      <w:r w:rsidDel="00000000" w:rsidR="00000000" w:rsidRPr="00000000">
        <w:rPr>
          <w:rFonts w:ascii="Courier New" w:cs="Courier New" w:eastAsia="Courier New" w:hAnsi="Courier New"/>
          <w:color w:val="666666"/>
          <w:sz w:val="18"/>
          <w:szCs w:val="18"/>
          <w:rtl w:val="0"/>
        </w:rPr>
        <w:t xml:space="preserve">admin:jsi18n</w:t>
      </w:r>
      <w:r w:rsidDel="00000000" w:rsidR="00000000" w:rsidRPr="00000000">
        <w:rPr>
          <w:rFonts w:ascii="Roboto" w:cs="Roboto" w:eastAsia="Roboto" w:hAnsi="Roboto"/>
          <w:color w:val="999999"/>
          <w:sz w:val="17"/>
          <w:szCs w:val="17"/>
          <w:rtl w:val="0"/>
        </w:rPr>
        <w:t xml:space="preserve">.</w:t>
      </w:r>
    </w:p>
    <w:p w:rsidR="00000000" w:rsidDel="00000000" w:rsidP="00000000" w:rsidRDefault="00000000" w:rsidRPr="00000000" w14:paraId="000001EC">
      <w:pPr>
        <w:shd w:fill="ffffff" w:val="clear"/>
        <w:spacing w:after="460" w:lineRule="auto"/>
        <w:rPr>
          <w:rFonts w:ascii="Roboto" w:cs="Roboto" w:eastAsia="Roboto" w:hAnsi="Roboto"/>
          <w:color w:val="333333"/>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ED">
      <w:pPr>
        <w:keepNext w:val="0"/>
        <w:keepLines w:val="0"/>
        <w:pBdr>
          <w:left w:color="auto" w:space="7" w:sz="0" w:val="none"/>
          <w:right w:color="auto" w:space="7" w:sz="0" w:val="none"/>
        </w:pBdr>
        <w:shd w:fill="ffffff" w:val="clear"/>
        <w:spacing w:after="520" w:before="120" w:lineRule="auto"/>
        <w:rPr/>
      </w:pPr>
      <w:hyperlink r:id="rId66">
        <w:r w:rsidDel="00000000" w:rsidR="00000000" w:rsidRPr="00000000">
          <w:rPr>
            <w:color w:val="1155cc"/>
            <w:u w:val="single"/>
            <w:rtl w:val="0"/>
          </w:rPr>
          <w:t xml:space="preserve">/admin/login/</w:t>
        </w:r>
      </w:hyperlink>
      <w:r w:rsidDel="00000000" w:rsidR="00000000" w:rsidRPr="00000000">
        <w:rPr>
          <w:rtl w:val="0"/>
        </w:rPr>
      </w:r>
    </w:p>
    <w:p w:rsidR="00000000" w:rsidDel="00000000" w:rsidP="00000000" w:rsidRDefault="00000000" w:rsidRPr="00000000" w14:paraId="000001EE">
      <w:pPr>
        <w:pBdr>
          <w:top w:color="auto" w:space="0" w:sz="0" w:val="none"/>
          <w:left w:color="auto" w:space="7" w:sz="0" w:val="none"/>
          <w:bottom w:color="auto" w:space="0" w:sz="0" w:val="none"/>
          <w:right w:color="auto" w:space="7" w:sz="0" w:val="none"/>
          <w:between w:color="auto" w:space="0" w:sz="0" w:val="none"/>
        </w:pBdr>
        <w:shd w:fill="ffffff" w:val="clear"/>
        <w:spacing w:after="600" w:before="40" w:line="264" w:lineRule="auto"/>
        <w:rPr>
          <w:rFonts w:ascii="Roboto" w:cs="Roboto" w:eastAsia="Roboto" w:hAnsi="Roboto"/>
          <w:color w:val="999999"/>
          <w:sz w:val="17"/>
          <w:szCs w:val="17"/>
        </w:rPr>
      </w:pPr>
      <w:r w:rsidDel="00000000" w:rsidR="00000000" w:rsidRPr="00000000">
        <w:rPr>
          <w:rFonts w:ascii="Roboto" w:cs="Roboto" w:eastAsia="Roboto" w:hAnsi="Roboto"/>
          <w:color w:val="999999"/>
          <w:sz w:val="17"/>
          <w:szCs w:val="17"/>
          <w:rtl w:val="0"/>
        </w:rPr>
        <w:t xml:space="preserve">View function: </w:t>
      </w:r>
      <w:r w:rsidDel="00000000" w:rsidR="00000000" w:rsidRPr="00000000">
        <w:rPr>
          <w:rFonts w:ascii="Courier New" w:cs="Courier New" w:eastAsia="Courier New" w:hAnsi="Courier New"/>
          <w:color w:val="666666"/>
          <w:sz w:val="18"/>
          <w:szCs w:val="18"/>
          <w:rtl w:val="0"/>
        </w:rPr>
        <w:t xml:space="preserve">django.contrib.admin.sites.AdminSite.login</w:t>
      </w:r>
      <w:r w:rsidDel="00000000" w:rsidR="00000000" w:rsidRPr="00000000">
        <w:rPr>
          <w:rFonts w:ascii="Roboto" w:cs="Roboto" w:eastAsia="Roboto" w:hAnsi="Roboto"/>
          <w:color w:val="999999"/>
          <w:sz w:val="17"/>
          <w:szCs w:val="17"/>
          <w:rtl w:val="0"/>
        </w:rPr>
        <w:t xml:space="preserve">. Name: </w:t>
      </w:r>
      <w:r w:rsidDel="00000000" w:rsidR="00000000" w:rsidRPr="00000000">
        <w:rPr>
          <w:rFonts w:ascii="Courier New" w:cs="Courier New" w:eastAsia="Courier New" w:hAnsi="Courier New"/>
          <w:color w:val="666666"/>
          <w:sz w:val="18"/>
          <w:szCs w:val="18"/>
          <w:rtl w:val="0"/>
        </w:rPr>
        <w:t xml:space="preserve">admin:login</w:t>
      </w:r>
      <w:r w:rsidDel="00000000" w:rsidR="00000000" w:rsidRPr="00000000">
        <w:rPr>
          <w:rFonts w:ascii="Roboto" w:cs="Roboto" w:eastAsia="Roboto" w:hAnsi="Roboto"/>
          <w:color w:val="999999"/>
          <w:sz w:val="17"/>
          <w:szCs w:val="17"/>
          <w:rtl w:val="0"/>
        </w:rPr>
        <w:t xml:space="preserve">.</w:t>
      </w:r>
    </w:p>
    <w:p w:rsidR="00000000" w:rsidDel="00000000" w:rsidP="00000000" w:rsidRDefault="00000000" w:rsidRPr="00000000" w14:paraId="000001EF">
      <w:pPr>
        <w:shd w:fill="ffffff" w:val="clear"/>
        <w:spacing w:after="460" w:lineRule="auto"/>
        <w:rPr>
          <w:rFonts w:ascii="Roboto" w:cs="Roboto" w:eastAsia="Roboto" w:hAnsi="Roboto"/>
          <w:color w:val="333333"/>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F0">
      <w:pPr>
        <w:keepNext w:val="0"/>
        <w:keepLines w:val="0"/>
        <w:pBdr>
          <w:left w:color="auto" w:space="7" w:sz="0" w:val="none"/>
          <w:right w:color="auto" w:space="7" w:sz="0" w:val="none"/>
        </w:pBdr>
        <w:shd w:fill="ffffff" w:val="clear"/>
        <w:spacing w:after="520" w:before="120" w:lineRule="auto"/>
        <w:rPr/>
      </w:pPr>
      <w:hyperlink r:id="rId67">
        <w:r w:rsidDel="00000000" w:rsidR="00000000" w:rsidRPr="00000000">
          <w:rPr>
            <w:color w:val="1155cc"/>
            <w:u w:val="single"/>
            <w:rtl w:val="0"/>
          </w:rPr>
          <w:t xml:space="preserve">/admin/logout/</w:t>
        </w:r>
      </w:hyperlink>
      <w:r w:rsidDel="00000000" w:rsidR="00000000" w:rsidRPr="00000000">
        <w:rPr>
          <w:rtl w:val="0"/>
        </w:rPr>
      </w:r>
    </w:p>
    <w:p w:rsidR="00000000" w:rsidDel="00000000" w:rsidP="00000000" w:rsidRDefault="00000000" w:rsidRPr="00000000" w14:paraId="000001F1">
      <w:pPr>
        <w:pBdr>
          <w:top w:color="auto" w:space="0" w:sz="0" w:val="none"/>
          <w:left w:color="auto" w:space="7" w:sz="0" w:val="none"/>
          <w:bottom w:color="auto" w:space="0" w:sz="0" w:val="none"/>
          <w:right w:color="auto" w:space="7" w:sz="0" w:val="none"/>
          <w:between w:color="auto" w:space="0" w:sz="0" w:val="none"/>
        </w:pBdr>
        <w:shd w:fill="ffffff" w:val="clear"/>
        <w:spacing w:after="600" w:before="40" w:line="264" w:lineRule="auto"/>
        <w:rPr>
          <w:rFonts w:ascii="Roboto" w:cs="Roboto" w:eastAsia="Roboto" w:hAnsi="Roboto"/>
          <w:color w:val="999999"/>
          <w:sz w:val="17"/>
          <w:szCs w:val="17"/>
        </w:rPr>
      </w:pPr>
      <w:r w:rsidDel="00000000" w:rsidR="00000000" w:rsidRPr="00000000">
        <w:rPr>
          <w:rFonts w:ascii="Roboto" w:cs="Roboto" w:eastAsia="Roboto" w:hAnsi="Roboto"/>
          <w:color w:val="999999"/>
          <w:sz w:val="17"/>
          <w:szCs w:val="17"/>
          <w:rtl w:val="0"/>
        </w:rPr>
        <w:t xml:space="preserve">View function: </w:t>
      </w:r>
      <w:r w:rsidDel="00000000" w:rsidR="00000000" w:rsidRPr="00000000">
        <w:rPr>
          <w:rFonts w:ascii="Courier New" w:cs="Courier New" w:eastAsia="Courier New" w:hAnsi="Courier New"/>
          <w:color w:val="666666"/>
          <w:sz w:val="18"/>
          <w:szCs w:val="18"/>
          <w:rtl w:val="0"/>
        </w:rPr>
        <w:t xml:space="preserve">django.contrib.admin.sites.AdminSite.logout</w:t>
      </w:r>
      <w:r w:rsidDel="00000000" w:rsidR="00000000" w:rsidRPr="00000000">
        <w:rPr>
          <w:rFonts w:ascii="Roboto" w:cs="Roboto" w:eastAsia="Roboto" w:hAnsi="Roboto"/>
          <w:color w:val="999999"/>
          <w:sz w:val="17"/>
          <w:szCs w:val="17"/>
          <w:rtl w:val="0"/>
        </w:rPr>
        <w:t xml:space="preserve">. Name: </w:t>
      </w:r>
      <w:r w:rsidDel="00000000" w:rsidR="00000000" w:rsidRPr="00000000">
        <w:rPr>
          <w:rFonts w:ascii="Courier New" w:cs="Courier New" w:eastAsia="Courier New" w:hAnsi="Courier New"/>
          <w:color w:val="666666"/>
          <w:sz w:val="18"/>
          <w:szCs w:val="18"/>
          <w:rtl w:val="0"/>
        </w:rPr>
        <w:t xml:space="preserve">admin:logout</w:t>
      </w:r>
      <w:r w:rsidDel="00000000" w:rsidR="00000000" w:rsidRPr="00000000">
        <w:rPr>
          <w:rFonts w:ascii="Roboto" w:cs="Roboto" w:eastAsia="Roboto" w:hAnsi="Roboto"/>
          <w:color w:val="999999"/>
          <w:sz w:val="17"/>
          <w:szCs w:val="17"/>
          <w:rtl w:val="0"/>
        </w:rPr>
        <w:t xml:space="preserve">.</w:t>
      </w:r>
    </w:p>
    <w:p w:rsidR="00000000" w:rsidDel="00000000" w:rsidP="00000000" w:rsidRDefault="00000000" w:rsidRPr="00000000" w14:paraId="000001F2">
      <w:pPr>
        <w:shd w:fill="ffffff" w:val="clear"/>
        <w:spacing w:after="460" w:lineRule="auto"/>
        <w:rPr>
          <w:rFonts w:ascii="Roboto" w:cs="Roboto" w:eastAsia="Roboto" w:hAnsi="Roboto"/>
          <w:color w:val="333333"/>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F3">
      <w:pPr>
        <w:keepNext w:val="0"/>
        <w:keepLines w:val="0"/>
        <w:pBdr>
          <w:left w:color="auto" w:space="7" w:sz="0" w:val="none"/>
          <w:right w:color="auto" w:space="7" w:sz="0" w:val="none"/>
        </w:pBdr>
        <w:shd w:fill="ffffff" w:val="clear"/>
        <w:spacing w:after="520" w:before="120" w:lineRule="auto"/>
        <w:rPr/>
      </w:pPr>
      <w:hyperlink r:id="rId68">
        <w:r w:rsidDel="00000000" w:rsidR="00000000" w:rsidRPr="00000000">
          <w:rPr>
            <w:color w:val="1155cc"/>
            <w:u w:val="single"/>
            <w:rtl w:val="0"/>
          </w:rPr>
          <w:t xml:space="preserve">/admin/password_change/</w:t>
        </w:r>
      </w:hyperlink>
      <w:r w:rsidDel="00000000" w:rsidR="00000000" w:rsidRPr="00000000">
        <w:rPr>
          <w:rtl w:val="0"/>
        </w:rPr>
      </w:r>
    </w:p>
    <w:p w:rsidR="00000000" w:rsidDel="00000000" w:rsidP="00000000" w:rsidRDefault="00000000" w:rsidRPr="00000000" w14:paraId="000001F4">
      <w:pPr>
        <w:pBdr>
          <w:top w:color="auto" w:space="0" w:sz="0" w:val="none"/>
          <w:left w:color="auto" w:space="7" w:sz="0" w:val="none"/>
          <w:bottom w:color="auto" w:space="0" w:sz="0" w:val="none"/>
          <w:right w:color="auto" w:space="7" w:sz="0" w:val="none"/>
          <w:between w:color="auto" w:space="0" w:sz="0" w:val="none"/>
        </w:pBdr>
        <w:shd w:fill="ffffff" w:val="clear"/>
        <w:spacing w:after="600" w:before="40" w:line="264" w:lineRule="auto"/>
        <w:rPr>
          <w:rFonts w:ascii="Roboto" w:cs="Roboto" w:eastAsia="Roboto" w:hAnsi="Roboto"/>
          <w:color w:val="999999"/>
          <w:sz w:val="17"/>
          <w:szCs w:val="17"/>
        </w:rPr>
      </w:pPr>
      <w:r w:rsidDel="00000000" w:rsidR="00000000" w:rsidRPr="00000000">
        <w:rPr>
          <w:rFonts w:ascii="Roboto" w:cs="Roboto" w:eastAsia="Roboto" w:hAnsi="Roboto"/>
          <w:color w:val="999999"/>
          <w:sz w:val="17"/>
          <w:szCs w:val="17"/>
          <w:rtl w:val="0"/>
        </w:rPr>
        <w:t xml:space="preserve">View function: </w:t>
      </w:r>
      <w:r w:rsidDel="00000000" w:rsidR="00000000" w:rsidRPr="00000000">
        <w:rPr>
          <w:rFonts w:ascii="Courier New" w:cs="Courier New" w:eastAsia="Courier New" w:hAnsi="Courier New"/>
          <w:color w:val="666666"/>
          <w:sz w:val="18"/>
          <w:szCs w:val="18"/>
          <w:rtl w:val="0"/>
        </w:rPr>
        <w:t xml:space="preserve">django.contrib.admin.sites.AdminSite.password_change</w:t>
      </w:r>
      <w:r w:rsidDel="00000000" w:rsidR="00000000" w:rsidRPr="00000000">
        <w:rPr>
          <w:rFonts w:ascii="Roboto" w:cs="Roboto" w:eastAsia="Roboto" w:hAnsi="Roboto"/>
          <w:color w:val="999999"/>
          <w:sz w:val="17"/>
          <w:szCs w:val="17"/>
          <w:rtl w:val="0"/>
        </w:rPr>
        <w:t xml:space="preserve">. Name: </w:t>
      </w:r>
      <w:r w:rsidDel="00000000" w:rsidR="00000000" w:rsidRPr="00000000">
        <w:rPr>
          <w:rFonts w:ascii="Courier New" w:cs="Courier New" w:eastAsia="Courier New" w:hAnsi="Courier New"/>
          <w:color w:val="666666"/>
          <w:sz w:val="18"/>
          <w:szCs w:val="18"/>
          <w:rtl w:val="0"/>
        </w:rPr>
        <w:t xml:space="preserve">admin:password_change</w:t>
      </w:r>
      <w:r w:rsidDel="00000000" w:rsidR="00000000" w:rsidRPr="00000000">
        <w:rPr>
          <w:rFonts w:ascii="Roboto" w:cs="Roboto" w:eastAsia="Roboto" w:hAnsi="Roboto"/>
          <w:color w:val="999999"/>
          <w:sz w:val="17"/>
          <w:szCs w:val="17"/>
          <w:rtl w:val="0"/>
        </w:rPr>
        <w:t xml:space="preserve">.</w:t>
      </w:r>
    </w:p>
    <w:p w:rsidR="00000000" w:rsidDel="00000000" w:rsidP="00000000" w:rsidRDefault="00000000" w:rsidRPr="00000000" w14:paraId="000001F5">
      <w:pPr>
        <w:shd w:fill="ffffff" w:val="clear"/>
        <w:spacing w:after="460" w:lineRule="auto"/>
        <w:rPr>
          <w:rFonts w:ascii="Roboto" w:cs="Roboto" w:eastAsia="Roboto" w:hAnsi="Roboto"/>
          <w:color w:val="333333"/>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F6">
      <w:pPr>
        <w:keepNext w:val="0"/>
        <w:keepLines w:val="0"/>
        <w:pBdr>
          <w:left w:color="auto" w:space="7" w:sz="0" w:val="none"/>
          <w:right w:color="auto" w:space="7" w:sz="0" w:val="none"/>
        </w:pBdr>
        <w:shd w:fill="ffffff" w:val="clear"/>
        <w:spacing w:after="520" w:before="120" w:lineRule="auto"/>
        <w:rPr/>
      </w:pPr>
      <w:hyperlink r:id="rId69">
        <w:r w:rsidDel="00000000" w:rsidR="00000000" w:rsidRPr="00000000">
          <w:rPr>
            <w:color w:val="1155cc"/>
            <w:u w:val="single"/>
            <w:rtl w:val="0"/>
          </w:rPr>
          <w:t xml:space="preserve">/admin/password_change/done/</w:t>
        </w:r>
      </w:hyperlink>
      <w:r w:rsidDel="00000000" w:rsidR="00000000" w:rsidRPr="00000000">
        <w:rPr>
          <w:rtl w:val="0"/>
        </w:rPr>
      </w:r>
    </w:p>
    <w:p w:rsidR="00000000" w:rsidDel="00000000" w:rsidP="00000000" w:rsidRDefault="00000000" w:rsidRPr="00000000" w14:paraId="000001F7">
      <w:pPr>
        <w:pBdr>
          <w:top w:color="auto" w:space="0" w:sz="0" w:val="none"/>
          <w:left w:color="auto" w:space="7" w:sz="0" w:val="none"/>
          <w:bottom w:color="auto" w:space="0" w:sz="0" w:val="none"/>
          <w:right w:color="auto" w:space="7" w:sz="0" w:val="none"/>
          <w:between w:color="auto" w:space="0" w:sz="0" w:val="none"/>
        </w:pBdr>
        <w:shd w:fill="ffffff" w:val="clear"/>
        <w:spacing w:after="600" w:before="40" w:line="264" w:lineRule="auto"/>
        <w:rPr>
          <w:rFonts w:ascii="Roboto" w:cs="Roboto" w:eastAsia="Roboto" w:hAnsi="Roboto"/>
          <w:color w:val="999999"/>
          <w:sz w:val="17"/>
          <w:szCs w:val="17"/>
        </w:rPr>
      </w:pPr>
      <w:r w:rsidDel="00000000" w:rsidR="00000000" w:rsidRPr="00000000">
        <w:rPr>
          <w:rFonts w:ascii="Roboto" w:cs="Roboto" w:eastAsia="Roboto" w:hAnsi="Roboto"/>
          <w:color w:val="999999"/>
          <w:sz w:val="17"/>
          <w:szCs w:val="17"/>
          <w:rtl w:val="0"/>
        </w:rPr>
        <w:t xml:space="preserve">View function: </w:t>
      </w:r>
      <w:r w:rsidDel="00000000" w:rsidR="00000000" w:rsidRPr="00000000">
        <w:rPr>
          <w:rFonts w:ascii="Courier New" w:cs="Courier New" w:eastAsia="Courier New" w:hAnsi="Courier New"/>
          <w:color w:val="666666"/>
          <w:sz w:val="18"/>
          <w:szCs w:val="18"/>
          <w:rtl w:val="0"/>
        </w:rPr>
        <w:t xml:space="preserve">django.contrib.admin.sites.AdminSite.password_change_done</w:t>
      </w:r>
      <w:r w:rsidDel="00000000" w:rsidR="00000000" w:rsidRPr="00000000">
        <w:rPr>
          <w:rFonts w:ascii="Roboto" w:cs="Roboto" w:eastAsia="Roboto" w:hAnsi="Roboto"/>
          <w:color w:val="999999"/>
          <w:sz w:val="17"/>
          <w:szCs w:val="17"/>
          <w:rtl w:val="0"/>
        </w:rPr>
        <w:t xml:space="preserve">. Name: </w:t>
      </w:r>
      <w:r w:rsidDel="00000000" w:rsidR="00000000" w:rsidRPr="00000000">
        <w:rPr>
          <w:rFonts w:ascii="Courier New" w:cs="Courier New" w:eastAsia="Courier New" w:hAnsi="Courier New"/>
          <w:color w:val="666666"/>
          <w:sz w:val="18"/>
          <w:szCs w:val="18"/>
          <w:rtl w:val="0"/>
        </w:rPr>
        <w:t xml:space="preserve">admin:password_change_done</w:t>
      </w:r>
      <w:r w:rsidDel="00000000" w:rsidR="00000000" w:rsidRPr="00000000">
        <w:rPr>
          <w:rFonts w:ascii="Roboto" w:cs="Roboto" w:eastAsia="Roboto" w:hAnsi="Roboto"/>
          <w:color w:val="999999"/>
          <w:sz w:val="17"/>
          <w:szCs w:val="17"/>
          <w:rtl w:val="0"/>
        </w:rPr>
        <w:t xml:space="preserve">.</w:t>
      </w:r>
    </w:p>
    <w:p w:rsidR="00000000" w:rsidDel="00000000" w:rsidP="00000000" w:rsidRDefault="00000000" w:rsidRPr="00000000" w14:paraId="000001F8">
      <w:pPr>
        <w:shd w:fill="ffffff" w:val="clear"/>
        <w:spacing w:after="460" w:lineRule="auto"/>
        <w:rPr>
          <w:rFonts w:ascii="Roboto" w:cs="Roboto" w:eastAsia="Roboto" w:hAnsi="Roboto"/>
          <w:color w:val="333333"/>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F9">
      <w:pPr>
        <w:keepNext w:val="0"/>
        <w:keepLines w:val="0"/>
        <w:pBdr>
          <w:left w:color="auto" w:space="7" w:sz="0" w:val="none"/>
          <w:right w:color="auto" w:space="7" w:sz="0" w:val="none"/>
        </w:pBdr>
        <w:shd w:fill="ffffff" w:val="clear"/>
        <w:spacing w:after="520" w:before="120" w:lineRule="auto"/>
        <w:rPr/>
      </w:pPr>
      <w:hyperlink r:id="rId70">
        <w:r w:rsidDel="00000000" w:rsidR="00000000" w:rsidRPr="00000000">
          <w:rPr>
            <w:color w:val="1155cc"/>
            <w:u w:val="single"/>
            <w:rtl w:val="0"/>
          </w:rPr>
          <w:t xml:space="preserve">/admin/r/&lt;int:content_type_id&gt;/&lt;path:object_id&gt;/</w:t>
        </w:r>
      </w:hyperlink>
      <w:r w:rsidDel="00000000" w:rsidR="00000000" w:rsidRPr="00000000">
        <w:rPr>
          <w:rtl w:val="0"/>
        </w:rPr>
      </w:r>
    </w:p>
    <w:p w:rsidR="00000000" w:rsidDel="00000000" w:rsidP="00000000" w:rsidRDefault="00000000" w:rsidRPr="00000000" w14:paraId="000001FA">
      <w:pPr>
        <w:pBdr>
          <w:top w:color="auto" w:space="0" w:sz="0" w:val="none"/>
          <w:left w:color="auto" w:space="7" w:sz="0" w:val="none"/>
          <w:bottom w:color="auto" w:space="0" w:sz="0" w:val="none"/>
          <w:right w:color="auto" w:space="7" w:sz="0" w:val="none"/>
          <w:between w:color="auto" w:space="0" w:sz="0" w:val="none"/>
        </w:pBdr>
        <w:shd w:fill="ffffff" w:val="clear"/>
        <w:spacing w:after="600" w:before="40" w:line="264" w:lineRule="auto"/>
        <w:rPr>
          <w:rFonts w:ascii="Roboto" w:cs="Roboto" w:eastAsia="Roboto" w:hAnsi="Roboto"/>
          <w:color w:val="999999"/>
          <w:sz w:val="17"/>
          <w:szCs w:val="17"/>
        </w:rPr>
      </w:pPr>
      <w:r w:rsidDel="00000000" w:rsidR="00000000" w:rsidRPr="00000000">
        <w:rPr>
          <w:rFonts w:ascii="Roboto" w:cs="Roboto" w:eastAsia="Roboto" w:hAnsi="Roboto"/>
          <w:color w:val="999999"/>
          <w:sz w:val="17"/>
          <w:szCs w:val="17"/>
          <w:rtl w:val="0"/>
        </w:rPr>
        <w:t xml:space="preserve">View function: </w:t>
      </w:r>
      <w:r w:rsidDel="00000000" w:rsidR="00000000" w:rsidRPr="00000000">
        <w:rPr>
          <w:rFonts w:ascii="Courier New" w:cs="Courier New" w:eastAsia="Courier New" w:hAnsi="Courier New"/>
          <w:color w:val="666666"/>
          <w:sz w:val="18"/>
          <w:szCs w:val="18"/>
          <w:rtl w:val="0"/>
        </w:rPr>
        <w:t xml:space="preserve">django.contrib.contenttypes.views.shortcut</w:t>
      </w:r>
      <w:r w:rsidDel="00000000" w:rsidR="00000000" w:rsidRPr="00000000">
        <w:rPr>
          <w:rFonts w:ascii="Roboto" w:cs="Roboto" w:eastAsia="Roboto" w:hAnsi="Roboto"/>
          <w:color w:val="999999"/>
          <w:sz w:val="17"/>
          <w:szCs w:val="17"/>
          <w:rtl w:val="0"/>
        </w:rPr>
        <w:t xml:space="preserve">. Name: </w:t>
      </w:r>
      <w:r w:rsidDel="00000000" w:rsidR="00000000" w:rsidRPr="00000000">
        <w:rPr>
          <w:rFonts w:ascii="Courier New" w:cs="Courier New" w:eastAsia="Courier New" w:hAnsi="Courier New"/>
          <w:color w:val="666666"/>
          <w:sz w:val="18"/>
          <w:szCs w:val="18"/>
          <w:rtl w:val="0"/>
        </w:rPr>
        <w:t xml:space="preserve">admin:view_on_site</w:t>
      </w:r>
      <w:r w:rsidDel="00000000" w:rsidR="00000000" w:rsidRPr="00000000">
        <w:rPr>
          <w:rFonts w:ascii="Roboto" w:cs="Roboto" w:eastAsia="Roboto" w:hAnsi="Roboto"/>
          <w:color w:val="999999"/>
          <w:sz w:val="17"/>
          <w:szCs w:val="17"/>
          <w:rtl w:val="0"/>
        </w:rPr>
        <w:t xml:space="preserve">.</w:t>
      </w:r>
    </w:p>
    <w:p w:rsidR="00000000" w:rsidDel="00000000" w:rsidP="00000000" w:rsidRDefault="00000000" w:rsidRPr="00000000" w14:paraId="000001FB">
      <w:pPr>
        <w:shd w:fill="ffffff" w:val="clear"/>
        <w:spacing w:after="460" w:lineRule="auto"/>
        <w:rPr>
          <w:rFonts w:ascii="Roboto" w:cs="Roboto" w:eastAsia="Roboto" w:hAnsi="Roboto"/>
          <w:color w:val="333333"/>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FC">
      <w:pPr>
        <w:keepNext w:val="0"/>
        <w:keepLines w:val="0"/>
        <w:pBdr>
          <w:left w:color="auto" w:space="6" w:sz="0" w:val="none"/>
          <w:right w:color="auto" w:space="6" w:sz="0" w:val="none"/>
        </w:pBdr>
        <w:shd w:fill="79aec8" w:val="clear"/>
        <w:spacing w:after="460" w:before="0" w:lineRule="auto"/>
        <w:rPr/>
      </w:pPr>
      <w:r w:rsidDel="00000000" w:rsidR="00000000" w:rsidRPr="00000000">
        <w:rPr>
          <w:rtl w:val="0"/>
        </w:rPr>
        <w:t xml:space="preserve">Views by namespace chat</w:t>
      </w:r>
    </w:p>
    <w:p w:rsidR="00000000" w:rsidDel="00000000" w:rsidP="00000000" w:rsidRDefault="00000000" w:rsidRPr="00000000" w14:paraId="000001FD">
      <w:pPr>
        <w:keepNext w:val="0"/>
        <w:keepLines w:val="0"/>
        <w:pBdr>
          <w:left w:color="auto" w:space="7" w:sz="0" w:val="none"/>
          <w:right w:color="auto" w:space="7" w:sz="0" w:val="none"/>
        </w:pBdr>
        <w:shd w:fill="ffffff" w:val="clear"/>
        <w:spacing w:after="520" w:before="120" w:lineRule="auto"/>
        <w:rPr/>
      </w:pPr>
      <w:hyperlink r:id="rId71">
        <w:r w:rsidDel="00000000" w:rsidR="00000000" w:rsidRPr="00000000">
          <w:rPr>
            <w:color w:val="1155cc"/>
            <w:u w:val="single"/>
            <w:rtl w:val="0"/>
          </w:rPr>
          <w:t xml:space="preserve">/chat/</w:t>
        </w:r>
      </w:hyperlink>
      <w:r w:rsidDel="00000000" w:rsidR="00000000" w:rsidRPr="00000000">
        <w:rPr>
          <w:rtl w:val="0"/>
        </w:rPr>
      </w:r>
    </w:p>
    <w:p w:rsidR="00000000" w:rsidDel="00000000" w:rsidP="00000000" w:rsidRDefault="00000000" w:rsidRPr="00000000" w14:paraId="000001FE">
      <w:pPr>
        <w:pBdr>
          <w:top w:color="auto" w:space="0" w:sz="0" w:val="none"/>
          <w:left w:color="auto" w:space="7" w:sz="0" w:val="none"/>
          <w:bottom w:color="auto" w:space="0" w:sz="0" w:val="none"/>
          <w:right w:color="auto" w:space="7" w:sz="0" w:val="none"/>
          <w:between w:color="auto" w:space="0" w:sz="0" w:val="none"/>
        </w:pBdr>
        <w:shd w:fill="ffffff" w:val="clear"/>
        <w:spacing w:after="600" w:before="40" w:line="264" w:lineRule="auto"/>
        <w:rPr>
          <w:rFonts w:ascii="Roboto" w:cs="Roboto" w:eastAsia="Roboto" w:hAnsi="Roboto"/>
          <w:color w:val="999999"/>
          <w:sz w:val="17"/>
          <w:szCs w:val="17"/>
        </w:rPr>
      </w:pPr>
      <w:r w:rsidDel="00000000" w:rsidR="00000000" w:rsidRPr="00000000">
        <w:rPr>
          <w:rFonts w:ascii="Roboto" w:cs="Roboto" w:eastAsia="Roboto" w:hAnsi="Roboto"/>
          <w:color w:val="999999"/>
          <w:sz w:val="17"/>
          <w:szCs w:val="17"/>
          <w:rtl w:val="0"/>
        </w:rPr>
        <w:t xml:space="preserve">View function: </w:t>
      </w:r>
      <w:r w:rsidDel="00000000" w:rsidR="00000000" w:rsidRPr="00000000">
        <w:rPr>
          <w:rFonts w:ascii="Courier New" w:cs="Courier New" w:eastAsia="Courier New" w:hAnsi="Courier New"/>
          <w:color w:val="666666"/>
          <w:sz w:val="18"/>
          <w:szCs w:val="18"/>
          <w:rtl w:val="0"/>
        </w:rPr>
        <w:t xml:space="preserve">chat.views.index</w:t>
      </w:r>
      <w:r w:rsidDel="00000000" w:rsidR="00000000" w:rsidRPr="00000000">
        <w:rPr>
          <w:rFonts w:ascii="Roboto" w:cs="Roboto" w:eastAsia="Roboto" w:hAnsi="Roboto"/>
          <w:color w:val="999999"/>
          <w:sz w:val="17"/>
          <w:szCs w:val="17"/>
          <w:rtl w:val="0"/>
        </w:rPr>
        <w:t xml:space="preserve">. Name: </w:t>
      </w:r>
      <w:r w:rsidDel="00000000" w:rsidR="00000000" w:rsidRPr="00000000">
        <w:rPr>
          <w:rFonts w:ascii="Courier New" w:cs="Courier New" w:eastAsia="Courier New" w:hAnsi="Courier New"/>
          <w:color w:val="666666"/>
          <w:sz w:val="18"/>
          <w:szCs w:val="18"/>
          <w:rtl w:val="0"/>
        </w:rPr>
        <w:t xml:space="preserve">chat:chat-index</w:t>
      </w:r>
      <w:r w:rsidDel="00000000" w:rsidR="00000000" w:rsidRPr="00000000">
        <w:rPr>
          <w:rFonts w:ascii="Roboto" w:cs="Roboto" w:eastAsia="Roboto" w:hAnsi="Roboto"/>
          <w:color w:val="999999"/>
          <w:sz w:val="17"/>
          <w:szCs w:val="17"/>
          <w:rtl w:val="0"/>
        </w:rPr>
        <w:t xml:space="preserve">.</w:t>
      </w:r>
    </w:p>
    <w:p w:rsidR="00000000" w:rsidDel="00000000" w:rsidP="00000000" w:rsidRDefault="00000000" w:rsidRPr="00000000" w14:paraId="000001FF">
      <w:pPr>
        <w:shd w:fill="ffffff" w:val="clear"/>
        <w:spacing w:after="460" w:lineRule="auto"/>
        <w:rPr>
          <w:rFonts w:ascii="Roboto" w:cs="Roboto" w:eastAsia="Roboto" w:hAnsi="Roboto"/>
          <w:color w:val="333333"/>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00">
      <w:pPr>
        <w:keepNext w:val="0"/>
        <w:keepLines w:val="0"/>
        <w:pBdr>
          <w:left w:color="auto" w:space="7" w:sz="0" w:val="none"/>
          <w:right w:color="auto" w:space="7" w:sz="0" w:val="none"/>
        </w:pBdr>
        <w:shd w:fill="ffffff" w:val="clear"/>
        <w:spacing w:after="520" w:before="120" w:lineRule="auto"/>
        <w:rPr/>
      </w:pPr>
      <w:hyperlink r:id="rId72">
        <w:r w:rsidDel="00000000" w:rsidR="00000000" w:rsidRPr="00000000">
          <w:rPr>
            <w:color w:val="1155cc"/>
            <w:u w:val="single"/>
            <w:rtl w:val="0"/>
          </w:rPr>
          <w:t xml:space="preserve">/chat/&lt;str:room_name&gt;/</w:t>
        </w:r>
      </w:hyperlink>
      <w:r w:rsidDel="00000000" w:rsidR="00000000" w:rsidRPr="00000000">
        <w:rPr>
          <w:rtl w:val="0"/>
        </w:rPr>
      </w:r>
    </w:p>
    <w:p w:rsidR="00000000" w:rsidDel="00000000" w:rsidP="00000000" w:rsidRDefault="00000000" w:rsidRPr="00000000" w14:paraId="00000201">
      <w:pPr>
        <w:pBdr>
          <w:top w:color="auto" w:space="0" w:sz="0" w:val="none"/>
          <w:left w:color="auto" w:space="7" w:sz="0" w:val="none"/>
          <w:bottom w:color="auto" w:space="0" w:sz="0" w:val="none"/>
          <w:right w:color="auto" w:space="7" w:sz="0" w:val="none"/>
          <w:between w:color="auto" w:space="0" w:sz="0" w:val="none"/>
        </w:pBdr>
        <w:shd w:fill="ffffff" w:val="clear"/>
        <w:spacing w:after="600" w:before="40" w:line="264" w:lineRule="auto"/>
        <w:rPr>
          <w:rFonts w:ascii="Roboto" w:cs="Roboto" w:eastAsia="Roboto" w:hAnsi="Roboto"/>
          <w:color w:val="999999"/>
          <w:sz w:val="17"/>
          <w:szCs w:val="17"/>
        </w:rPr>
      </w:pPr>
      <w:r w:rsidDel="00000000" w:rsidR="00000000" w:rsidRPr="00000000">
        <w:rPr>
          <w:rFonts w:ascii="Roboto" w:cs="Roboto" w:eastAsia="Roboto" w:hAnsi="Roboto"/>
          <w:color w:val="999999"/>
          <w:sz w:val="17"/>
          <w:szCs w:val="17"/>
          <w:rtl w:val="0"/>
        </w:rPr>
        <w:t xml:space="preserve">View function: </w:t>
      </w:r>
      <w:r w:rsidDel="00000000" w:rsidR="00000000" w:rsidRPr="00000000">
        <w:rPr>
          <w:rFonts w:ascii="Courier New" w:cs="Courier New" w:eastAsia="Courier New" w:hAnsi="Courier New"/>
          <w:color w:val="666666"/>
          <w:sz w:val="18"/>
          <w:szCs w:val="18"/>
          <w:rtl w:val="0"/>
        </w:rPr>
        <w:t xml:space="preserve">chat.views.room</w:t>
      </w:r>
      <w:r w:rsidDel="00000000" w:rsidR="00000000" w:rsidRPr="00000000">
        <w:rPr>
          <w:rFonts w:ascii="Roboto" w:cs="Roboto" w:eastAsia="Roboto" w:hAnsi="Roboto"/>
          <w:color w:val="999999"/>
          <w:sz w:val="17"/>
          <w:szCs w:val="17"/>
          <w:rtl w:val="0"/>
        </w:rPr>
        <w:t xml:space="preserve">. Name: </w:t>
      </w:r>
      <w:r w:rsidDel="00000000" w:rsidR="00000000" w:rsidRPr="00000000">
        <w:rPr>
          <w:rFonts w:ascii="Courier New" w:cs="Courier New" w:eastAsia="Courier New" w:hAnsi="Courier New"/>
          <w:color w:val="666666"/>
          <w:sz w:val="18"/>
          <w:szCs w:val="18"/>
          <w:rtl w:val="0"/>
        </w:rPr>
        <w:t xml:space="preserve">chat:room</w:t>
      </w:r>
      <w:r w:rsidDel="00000000" w:rsidR="00000000" w:rsidRPr="00000000">
        <w:rPr>
          <w:rFonts w:ascii="Roboto" w:cs="Roboto" w:eastAsia="Roboto" w:hAnsi="Roboto"/>
          <w:color w:val="999999"/>
          <w:sz w:val="17"/>
          <w:szCs w:val="17"/>
          <w:rtl w:val="0"/>
        </w:rPr>
        <w:t xml:space="preserve">.</w:t>
      </w:r>
    </w:p>
    <w:p w:rsidR="00000000" w:rsidDel="00000000" w:rsidP="00000000" w:rsidRDefault="00000000" w:rsidRPr="00000000" w14:paraId="00000202">
      <w:pPr>
        <w:shd w:fill="ffffff" w:val="clear"/>
        <w:spacing w:after="460" w:lineRule="auto"/>
        <w:rPr>
          <w:rFonts w:ascii="Roboto" w:cs="Roboto" w:eastAsia="Roboto" w:hAnsi="Roboto"/>
          <w:color w:val="333333"/>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03">
      <w:pPr>
        <w:keepNext w:val="0"/>
        <w:keepLines w:val="0"/>
        <w:pBdr>
          <w:left w:color="auto" w:space="7" w:sz="0" w:val="none"/>
          <w:right w:color="auto" w:space="7" w:sz="0" w:val="none"/>
        </w:pBdr>
        <w:shd w:fill="ffffff" w:val="clear"/>
        <w:spacing w:after="520" w:before="120" w:lineRule="auto"/>
        <w:rPr/>
      </w:pPr>
      <w:hyperlink r:id="rId73">
        <w:r w:rsidDel="00000000" w:rsidR="00000000" w:rsidRPr="00000000">
          <w:rPr>
            <w:color w:val="1155cc"/>
            <w:u w:val="single"/>
            <w:rtl w:val="0"/>
          </w:rPr>
          <w:t xml:space="preserve">/users/</w:t>
        </w:r>
      </w:hyperlink>
      <w:r w:rsidDel="00000000" w:rsidR="00000000" w:rsidRPr="00000000">
        <w:rPr>
          <w:rtl w:val="0"/>
        </w:rPr>
      </w:r>
    </w:p>
    <w:p w:rsidR="00000000" w:rsidDel="00000000" w:rsidP="00000000" w:rsidRDefault="00000000" w:rsidRPr="00000000" w14:paraId="00000204">
      <w:pPr>
        <w:pBdr>
          <w:top w:color="auto" w:space="0" w:sz="0" w:val="none"/>
          <w:left w:color="auto" w:space="7" w:sz="0" w:val="none"/>
          <w:bottom w:color="auto" w:space="0" w:sz="0" w:val="none"/>
          <w:right w:color="auto" w:space="7" w:sz="0" w:val="none"/>
          <w:between w:color="auto" w:space="0" w:sz="0" w:val="none"/>
        </w:pBdr>
        <w:shd w:fill="ffffff" w:val="clear"/>
        <w:spacing w:after="600" w:before="40" w:line="264" w:lineRule="auto"/>
        <w:rPr>
          <w:rFonts w:ascii="Roboto" w:cs="Roboto" w:eastAsia="Roboto" w:hAnsi="Roboto"/>
          <w:color w:val="999999"/>
          <w:sz w:val="17"/>
          <w:szCs w:val="17"/>
        </w:rPr>
      </w:pPr>
      <w:r w:rsidDel="00000000" w:rsidR="00000000" w:rsidRPr="00000000">
        <w:rPr>
          <w:rFonts w:ascii="Roboto" w:cs="Roboto" w:eastAsia="Roboto" w:hAnsi="Roboto"/>
          <w:color w:val="999999"/>
          <w:sz w:val="17"/>
          <w:szCs w:val="17"/>
          <w:rtl w:val="0"/>
        </w:rPr>
        <w:t xml:space="preserve">View function: </w:t>
      </w:r>
      <w:r w:rsidDel="00000000" w:rsidR="00000000" w:rsidRPr="00000000">
        <w:rPr>
          <w:rFonts w:ascii="Courier New" w:cs="Courier New" w:eastAsia="Courier New" w:hAnsi="Courier New"/>
          <w:color w:val="666666"/>
          <w:sz w:val="18"/>
          <w:szCs w:val="18"/>
          <w:rtl w:val="0"/>
        </w:rPr>
        <w:t xml:space="preserve">chat.views.index</w:t>
      </w:r>
      <w:r w:rsidDel="00000000" w:rsidR="00000000" w:rsidRPr="00000000">
        <w:rPr>
          <w:rFonts w:ascii="Roboto" w:cs="Roboto" w:eastAsia="Roboto" w:hAnsi="Roboto"/>
          <w:color w:val="999999"/>
          <w:sz w:val="17"/>
          <w:szCs w:val="17"/>
          <w:rtl w:val="0"/>
        </w:rPr>
        <w:t xml:space="preserve">. Name: </w:t>
      </w:r>
      <w:r w:rsidDel="00000000" w:rsidR="00000000" w:rsidRPr="00000000">
        <w:rPr>
          <w:rFonts w:ascii="Courier New" w:cs="Courier New" w:eastAsia="Courier New" w:hAnsi="Courier New"/>
          <w:color w:val="666666"/>
          <w:sz w:val="18"/>
          <w:szCs w:val="18"/>
          <w:rtl w:val="0"/>
        </w:rPr>
        <w:t xml:space="preserve">chat:chat-index</w:t>
      </w:r>
      <w:r w:rsidDel="00000000" w:rsidR="00000000" w:rsidRPr="00000000">
        <w:rPr>
          <w:rFonts w:ascii="Roboto" w:cs="Roboto" w:eastAsia="Roboto" w:hAnsi="Roboto"/>
          <w:color w:val="999999"/>
          <w:sz w:val="17"/>
          <w:szCs w:val="17"/>
          <w:rtl w:val="0"/>
        </w:rPr>
        <w:t xml:space="preserve">.</w:t>
      </w:r>
    </w:p>
    <w:p w:rsidR="00000000" w:rsidDel="00000000" w:rsidP="00000000" w:rsidRDefault="00000000" w:rsidRPr="00000000" w14:paraId="00000205">
      <w:pPr>
        <w:shd w:fill="ffffff" w:val="clear"/>
        <w:spacing w:after="460" w:lineRule="auto"/>
        <w:rPr>
          <w:rFonts w:ascii="Roboto" w:cs="Roboto" w:eastAsia="Roboto" w:hAnsi="Roboto"/>
          <w:color w:val="333333"/>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06">
      <w:pPr>
        <w:keepNext w:val="0"/>
        <w:keepLines w:val="0"/>
        <w:pBdr>
          <w:left w:color="auto" w:space="7" w:sz="0" w:val="none"/>
          <w:right w:color="auto" w:space="7" w:sz="0" w:val="none"/>
        </w:pBdr>
        <w:shd w:fill="ffffff" w:val="clear"/>
        <w:spacing w:after="520" w:before="120" w:lineRule="auto"/>
        <w:rPr/>
      </w:pPr>
      <w:hyperlink r:id="rId74">
        <w:r w:rsidDel="00000000" w:rsidR="00000000" w:rsidRPr="00000000">
          <w:rPr>
            <w:color w:val="1155cc"/>
            <w:u w:val="single"/>
            <w:rtl w:val="0"/>
          </w:rPr>
          <w:t xml:space="preserve">/users/&lt;str:room_name&gt;/</w:t>
        </w:r>
      </w:hyperlink>
      <w:r w:rsidDel="00000000" w:rsidR="00000000" w:rsidRPr="00000000">
        <w:rPr>
          <w:rtl w:val="0"/>
        </w:rPr>
      </w:r>
    </w:p>
    <w:p w:rsidR="00000000" w:rsidDel="00000000" w:rsidP="00000000" w:rsidRDefault="00000000" w:rsidRPr="00000000" w14:paraId="00000207">
      <w:pPr>
        <w:pBdr>
          <w:top w:color="auto" w:space="0" w:sz="0" w:val="none"/>
          <w:left w:color="auto" w:space="7" w:sz="0" w:val="none"/>
          <w:bottom w:color="auto" w:space="0" w:sz="0" w:val="none"/>
          <w:right w:color="auto" w:space="7" w:sz="0" w:val="none"/>
          <w:between w:color="auto" w:space="0" w:sz="0" w:val="none"/>
        </w:pBdr>
        <w:shd w:fill="ffffff" w:val="clear"/>
        <w:spacing w:after="600" w:before="40" w:line="264" w:lineRule="auto"/>
        <w:rPr>
          <w:rFonts w:ascii="Roboto" w:cs="Roboto" w:eastAsia="Roboto" w:hAnsi="Roboto"/>
          <w:color w:val="999999"/>
          <w:sz w:val="17"/>
          <w:szCs w:val="17"/>
        </w:rPr>
      </w:pPr>
      <w:r w:rsidDel="00000000" w:rsidR="00000000" w:rsidRPr="00000000">
        <w:rPr>
          <w:rFonts w:ascii="Roboto" w:cs="Roboto" w:eastAsia="Roboto" w:hAnsi="Roboto"/>
          <w:color w:val="999999"/>
          <w:sz w:val="17"/>
          <w:szCs w:val="17"/>
          <w:rtl w:val="0"/>
        </w:rPr>
        <w:t xml:space="preserve">View function: </w:t>
      </w:r>
      <w:r w:rsidDel="00000000" w:rsidR="00000000" w:rsidRPr="00000000">
        <w:rPr>
          <w:rFonts w:ascii="Courier New" w:cs="Courier New" w:eastAsia="Courier New" w:hAnsi="Courier New"/>
          <w:color w:val="666666"/>
          <w:sz w:val="18"/>
          <w:szCs w:val="18"/>
          <w:rtl w:val="0"/>
        </w:rPr>
        <w:t xml:space="preserve">chat.views.room</w:t>
      </w:r>
      <w:r w:rsidDel="00000000" w:rsidR="00000000" w:rsidRPr="00000000">
        <w:rPr>
          <w:rFonts w:ascii="Roboto" w:cs="Roboto" w:eastAsia="Roboto" w:hAnsi="Roboto"/>
          <w:color w:val="999999"/>
          <w:sz w:val="17"/>
          <w:szCs w:val="17"/>
          <w:rtl w:val="0"/>
        </w:rPr>
        <w:t xml:space="preserve">. Name: </w:t>
      </w:r>
      <w:r w:rsidDel="00000000" w:rsidR="00000000" w:rsidRPr="00000000">
        <w:rPr>
          <w:rFonts w:ascii="Courier New" w:cs="Courier New" w:eastAsia="Courier New" w:hAnsi="Courier New"/>
          <w:color w:val="666666"/>
          <w:sz w:val="18"/>
          <w:szCs w:val="18"/>
          <w:rtl w:val="0"/>
        </w:rPr>
        <w:t xml:space="preserve">chat:room</w:t>
      </w:r>
      <w:r w:rsidDel="00000000" w:rsidR="00000000" w:rsidRPr="00000000">
        <w:rPr>
          <w:rFonts w:ascii="Roboto" w:cs="Roboto" w:eastAsia="Roboto" w:hAnsi="Roboto"/>
          <w:color w:val="999999"/>
          <w:sz w:val="17"/>
          <w:szCs w:val="17"/>
          <w:rtl w:val="0"/>
        </w:rPr>
        <w:t xml:space="preserve">.</w:t>
      </w:r>
    </w:p>
    <w:p w:rsidR="00000000" w:rsidDel="00000000" w:rsidP="00000000" w:rsidRDefault="00000000" w:rsidRPr="00000000" w14:paraId="00000208">
      <w:pPr>
        <w:pStyle w:val="Heading2"/>
        <w:numPr>
          <w:ilvl w:val="1"/>
          <w:numId w:val="9"/>
        </w:numPr>
        <w:ind w:left="1440" w:hanging="360"/>
      </w:pPr>
      <w:bookmarkStart w:colFirst="0" w:colLast="0" w:name="_7z6h8b3xgyyp" w:id="30"/>
      <w:bookmarkEnd w:id="30"/>
      <w:r w:rsidDel="00000000" w:rsidR="00000000" w:rsidRPr="00000000">
        <w:rPr>
          <w:rtl w:val="0"/>
        </w:rPr>
        <w:t xml:space="preserve">Tag Template Documentation</w:t>
        <w:br w:type="textWrapping"/>
      </w:r>
      <w:r w:rsidDel="00000000" w:rsidR="00000000" w:rsidRPr="00000000">
        <w:rPr>
          <w:rtl w:val="0"/>
        </w:rPr>
      </w:r>
    </w:p>
    <w:p w:rsidR="00000000" w:rsidDel="00000000" w:rsidP="00000000" w:rsidRDefault="00000000" w:rsidRPr="00000000" w14:paraId="00000209">
      <w:pPr>
        <w:rPr/>
      </w:pPr>
      <w:r w:rsidDel="00000000" w:rsidR="00000000" w:rsidRPr="00000000">
        <w:rPr>
          <w:rtl w:val="0"/>
        </w:rPr>
      </w:r>
    </w:p>
    <w:p w:rsidR="00000000" w:rsidDel="00000000" w:rsidP="00000000" w:rsidRDefault="00000000" w:rsidRPr="00000000" w14:paraId="0000020A">
      <w:pPr>
        <w:keepNext w:val="0"/>
        <w:keepLines w:val="0"/>
        <w:shd w:fill="79aec8" w:val="clear"/>
        <w:spacing w:after="460" w:before="0" w:lineRule="auto"/>
        <w:rPr/>
      </w:pPr>
      <w:r w:rsidDel="00000000" w:rsidR="00000000" w:rsidRPr="00000000">
        <w:rPr>
          <w:rtl w:val="0"/>
        </w:rPr>
        <w:t xml:space="preserve">Built-in tags</w:t>
      </w:r>
    </w:p>
    <w:p w:rsidR="00000000" w:rsidDel="00000000" w:rsidP="00000000" w:rsidRDefault="00000000" w:rsidRPr="00000000" w14:paraId="0000020B">
      <w:pPr>
        <w:keepNext w:val="0"/>
        <w:keepLines w:val="0"/>
        <w:shd w:fill="ffffff" w:val="clear"/>
        <w:spacing w:after="520" w:before="120" w:lineRule="auto"/>
        <w:rPr/>
      </w:pPr>
      <w:r w:rsidDel="00000000" w:rsidR="00000000" w:rsidRPr="00000000">
        <w:rPr>
          <w:rtl w:val="0"/>
        </w:rPr>
        <w:t xml:space="preserve">autoescape</w:t>
      </w:r>
    </w:p>
    <w:p w:rsidR="00000000" w:rsidDel="00000000" w:rsidP="00000000" w:rsidRDefault="00000000" w:rsidRPr="00000000" w14:paraId="0000020C">
      <w:pPr>
        <w:keepNext w:val="0"/>
        <w:keepLines w:val="0"/>
        <w:shd w:fill="ffffff" w:val="clear"/>
        <w:spacing w:after="600" w:before="180" w:lineRule="auto"/>
        <w:rPr/>
      </w:pPr>
      <w:r w:rsidDel="00000000" w:rsidR="00000000" w:rsidRPr="00000000">
        <w:rPr>
          <w:rtl w:val="0"/>
        </w:rPr>
        <w:t xml:space="preserve">Force autoescape behavior for this block.</w:t>
      </w:r>
    </w:p>
    <w:p w:rsidR="00000000" w:rsidDel="00000000" w:rsidP="00000000" w:rsidRDefault="00000000" w:rsidRPr="00000000" w14:paraId="0000020D">
      <w:pPr>
        <w:shd w:fill="ffffff" w:val="clear"/>
        <w:spacing w:after="460" w:lineRule="auto"/>
        <w:rPr>
          <w:rFonts w:ascii="Roboto" w:cs="Roboto" w:eastAsia="Roboto" w:hAnsi="Roboto"/>
          <w:color w:val="333333"/>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0E">
      <w:pPr>
        <w:keepNext w:val="0"/>
        <w:keepLines w:val="0"/>
        <w:shd w:fill="ffffff" w:val="clear"/>
        <w:spacing w:after="520" w:before="120" w:lineRule="auto"/>
        <w:rPr/>
      </w:pPr>
      <w:r w:rsidDel="00000000" w:rsidR="00000000" w:rsidRPr="00000000">
        <w:rPr>
          <w:rtl w:val="0"/>
        </w:rPr>
        <w:t xml:space="preserve">block</w:t>
      </w:r>
    </w:p>
    <w:p w:rsidR="00000000" w:rsidDel="00000000" w:rsidP="00000000" w:rsidRDefault="00000000" w:rsidRPr="00000000" w14:paraId="0000020F">
      <w:pPr>
        <w:keepNext w:val="0"/>
        <w:keepLines w:val="0"/>
        <w:shd w:fill="ffffff" w:val="clear"/>
        <w:spacing w:after="600" w:before="180" w:lineRule="auto"/>
        <w:rPr/>
      </w:pPr>
      <w:r w:rsidDel="00000000" w:rsidR="00000000" w:rsidRPr="00000000">
        <w:rPr>
          <w:rtl w:val="0"/>
        </w:rPr>
        <w:t xml:space="preserve">Define a block that can be overridden by child templates.</w:t>
      </w:r>
    </w:p>
    <w:p w:rsidR="00000000" w:rsidDel="00000000" w:rsidP="00000000" w:rsidRDefault="00000000" w:rsidRPr="00000000" w14:paraId="00000210">
      <w:pPr>
        <w:shd w:fill="ffffff" w:val="clear"/>
        <w:spacing w:after="460" w:lineRule="auto"/>
        <w:rPr>
          <w:rFonts w:ascii="Roboto" w:cs="Roboto" w:eastAsia="Roboto" w:hAnsi="Roboto"/>
          <w:color w:val="333333"/>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11">
      <w:pPr>
        <w:keepNext w:val="0"/>
        <w:keepLines w:val="0"/>
        <w:shd w:fill="ffffff" w:val="clear"/>
        <w:spacing w:after="520" w:before="120" w:lineRule="auto"/>
        <w:rPr/>
      </w:pPr>
      <w:r w:rsidDel="00000000" w:rsidR="00000000" w:rsidRPr="00000000">
        <w:rPr>
          <w:rtl w:val="0"/>
        </w:rPr>
        <w:t xml:space="preserve">comment</w:t>
      </w:r>
    </w:p>
    <w:p w:rsidR="00000000" w:rsidDel="00000000" w:rsidP="00000000" w:rsidRDefault="00000000" w:rsidRPr="00000000" w14:paraId="00000212">
      <w:pPr>
        <w:keepNext w:val="0"/>
        <w:keepLines w:val="0"/>
        <w:shd w:fill="ffffff" w:val="clear"/>
        <w:spacing w:after="600" w:before="180" w:lineRule="auto"/>
        <w:rPr/>
      </w:pPr>
      <w:r w:rsidDel="00000000" w:rsidR="00000000" w:rsidRPr="00000000">
        <w:rPr>
          <w:rtl w:val="0"/>
        </w:rPr>
        <w:t xml:space="preserve">Ignore everything between {% comment %} and {% endcomment %}.</w:t>
      </w:r>
    </w:p>
    <w:p w:rsidR="00000000" w:rsidDel="00000000" w:rsidP="00000000" w:rsidRDefault="00000000" w:rsidRPr="00000000" w14:paraId="00000213">
      <w:pPr>
        <w:shd w:fill="ffffff" w:val="clear"/>
        <w:spacing w:after="460" w:lineRule="auto"/>
        <w:rPr>
          <w:rFonts w:ascii="Roboto" w:cs="Roboto" w:eastAsia="Roboto" w:hAnsi="Roboto"/>
          <w:color w:val="333333"/>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14">
      <w:pPr>
        <w:keepNext w:val="0"/>
        <w:keepLines w:val="0"/>
        <w:shd w:fill="ffffff" w:val="clear"/>
        <w:spacing w:after="520" w:before="120" w:lineRule="auto"/>
        <w:rPr/>
      </w:pPr>
      <w:r w:rsidDel="00000000" w:rsidR="00000000" w:rsidRPr="00000000">
        <w:rPr>
          <w:rtl w:val="0"/>
        </w:rPr>
        <w:t xml:space="preserve">csrf_token</w:t>
      </w:r>
    </w:p>
    <w:p w:rsidR="00000000" w:rsidDel="00000000" w:rsidP="00000000" w:rsidRDefault="00000000" w:rsidRPr="00000000" w14:paraId="00000215">
      <w:pPr>
        <w:shd w:fill="ffffff" w:val="clear"/>
        <w:spacing w:after="460" w:lineRule="auto"/>
        <w:rPr>
          <w:rFonts w:ascii="Roboto" w:cs="Roboto" w:eastAsia="Roboto" w:hAnsi="Roboto"/>
          <w:color w:val="333333"/>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16">
      <w:pPr>
        <w:keepNext w:val="0"/>
        <w:keepLines w:val="0"/>
        <w:shd w:fill="ffffff" w:val="clear"/>
        <w:spacing w:after="520" w:before="120" w:lineRule="auto"/>
        <w:rPr/>
      </w:pPr>
      <w:r w:rsidDel="00000000" w:rsidR="00000000" w:rsidRPr="00000000">
        <w:rPr>
          <w:rtl w:val="0"/>
        </w:rPr>
        <w:t xml:space="preserve">cycle</w:t>
      </w:r>
    </w:p>
    <w:p w:rsidR="00000000" w:rsidDel="00000000" w:rsidP="00000000" w:rsidRDefault="00000000" w:rsidRPr="00000000" w14:paraId="00000217">
      <w:pPr>
        <w:keepNext w:val="0"/>
        <w:keepLines w:val="0"/>
        <w:shd w:fill="ffffff" w:val="clear"/>
        <w:spacing w:after="600" w:before="180" w:lineRule="auto"/>
        <w:rPr/>
      </w:pPr>
      <w:r w:rsidDel="00000000" w:rsidR="00000000" w:rsidRPr="00000000">
        <w:rPr>
          <w:rtl w:val="0"/>
        </w:rPr>
        <w:t xml:space="preserve">Cycle among the given strings each time this tag is encountered.</w:t>
      </w:r>
    </w:p>
    <w:p w:rsidR="00000000" w:rsidDel="00000000" w:rsidP="00000000" w:rsidRDefault="00000000" w:rsidRPr="00000000" w14:paraId="00000218">
      <w:pPr>
        <w:pBdr>
          <w:top w:color="auto" w:space="0" w:sz="0" w:val="none"/>
          <w:left w:color="auto" w:space="7" w:sz="0" w:val="none"/>
          <w:bottom w:color="auto" w:space="0" w:sz="0" w:val="none"/>
          <w:right w:color="auto" w:space="7" w:sz="0" w:val="none"/>
          <w:between w:color="auto" w:space="0" w:sz="0" w:val="none"/>
        </w:pBdr>
        <w:shd w:fill="ffffff" w:val="clear"/>
        <w:spacing w:after="620" w:before="40" w:line="336"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Within a loop, cycles among the given strings each time through the loop:</w:t>
      </w:r>
    </w:p>
    <w:p w:rsidR="00000000" w:rsidDel="00000000" w:rsidP="00000000" w:rsidRDefault="00000000" w:rsidRPr="00000000" w14:paraId="00000219">
      <w:pPr>
        <w:rPr>
          <w:rFonts w:ascii="Courier New" w:cs="Courier New" w:eastAsia="Courier New" w:hAnsi="Courier New"/>
          <w:color w:val="666666"/>
          <w:sz w:val="18"/>
          <w:szCs w:val="18"/>
          <w:shd w:fill="eeeeee" w:val="clear"/>
        </w:rPr>
      </w:pPr>
      <w:r w:rsidDel="00000000" w:rsidR="00000000" w:rsidRPr="00000000">
        <w:rPr>
          <w:rFonts w:ascii="Courier New" w:cs="Courier New" w:eastAsia="Courier New" w:hAnsi="Courier New"/>
          <w:color w:val="666666"/>
          <w:sz w:val="18"/>
          <w:szCs w:val="18"/>
          <w:shd w:fill="eeeeee" w:val="clear"/>
          <w:rtl w:val="0"/>
        </w:rPr>
        <w:t xml:space="preserve">{% for o in some_list %}</w:t>
      </w:r>
    </w:p>
    <w:p w:rsidR="00000000" w:rsidDel="00000000" w:rsidP="00000000" w:rsidRDefault="00000000" w:rsidRPr="00000000" w14:paraId="0000021A">
      <w:pPr>
        <w:rPr>
          <w:rFonts w:ascii="Courier New" w:cs="Courier New" w:eastAsia="Courier New" w:hAnsi="Courier New"/>
          <w:color w:val="666666"/>
          <w:sz w:val="18"/>
          <w:szCs w:val="18"/>
          <w:shd w:fill="eeeeee" w:val="clear"/>
        </w:rPr>
      </w:pPr>
      <w:r w:rsidDel="00000000" w:rsidR="00000000" w:rsidRPr="00000000">
        <w:rPr>
          <w:rFonts w:ascii="Courier New" w:cs="Courier New" w:eastAsia="Courier New" w:hAnsi="Courier New"/>
          <w:color w:val="666666"/>
          <w:sz w:val="18"/>
          <w:szCs w:val="18"/>
          <w:shd w:fill="eeeeee" w:val="clear"/>
          <w:rtl w:val="0"/>
        </w:rPr>
        <w:t xml:space="preserve">    &lt;tr class="{% cycle 'row1' 'row2' %}"&gt;</w:t>
      </w:r>
    </w:p>
    <w:p w:rsidR="00000000" w:rsidDel="00000000" w:rsidP="00000000" w:rsidRDefault="00000000" w:rsidRPr="00000000" w14:paraId="0000021B">
      <w:pPr>
        <w:rPr>
          <w:rFonts w:ascii="Courier New" w:cs="Courier New" w:eastAsia="Courier New" w:hAnsi="Courier New"/>
          <w:color w:val="666666"/>
          <w:sz w:val="18"/>
          <w:szCs w:val="18"/>
          <w:shd w:fill="eeeeee" w:val="clear"/>
        </w:rPr>
      </w:pPr>
      <w:r w:rsidDel="00000000" w:rsidR="00000000" w:rsidRPr="00000000">
        <w:rPr>
          <w:rFonts w:ascii="Courier New" w:cs="Courier New" w:eastAsia="Courier New" w:hAnsi="Courier New"/>
          <w:color w:val="666666"/>
          <w:sz w:val="18"/>
          <w:szCs w:val="18"/>
          <w:shd w:fill="eeeeee" w:val="clear"/>
          <w:rtl w:val="0"/>
        </w:rPr>
        <w:t xml:space="preserve">        ...</w:t>
      </w:r>
    </w:p>
    <w:p w:rsidR="00000000" w:rsidDel="00000000" w:rsidP="00000000" w:rsidRDefault="00000000" w:rsidRPr="00000000" w14:paraId="0000021C">
      <w:pPr>
        <w:rPr>
          <w:rFonts w:ascii="Courier New" w:cs="Courier New" w:eastAsia="Courier New" w:hAnsi="Courier New"/>
          <w:color w:val="666666"/>
          <w:sz w:val="18"/>
          <w:szCs w:val="18"/>
          <w:shd w:fill="eeeeee" w:val="clear"/>
        </w:rPr>
      </w:pPr>
      <w:r w:rsidDel="00000000" w:rsidR="00000000" w:rsidRPr="00000000">
        <w:rPr>
          <w:rFonts w:ascii="Courier New" w:cs="Courier New" w:eastAsia="Courier New" w:hAnsi="Courier New"/>
          <w:color w:val="666666"/>
          <w:sz w:val="18"/>
          <w:szCs w:val="18"/>
          <w:shd w:fill="eeeeee" w:val="clear"/>
          <w:rtl w:val="0"/>
        </w:rPr>
        <w:t xml:space="preserve">    &lt;/tr&gt;</w:t>
      </w:r>
    </w:p>
    <w:p w:rsidR="00000000" w:rsidDel="00000000" w:rsidP="00000000" w:rsidRDefault="00000000" w:rsidRPr="00000000" w14:paraId="0000021D">
      <w:pPr>
        <w:rPr>
          <w:rFonts w:ascii="Courier New" w:cs="Courier New" w:eastAsia="Courier New" w:hAnsi="Courier New"/>
          <w:color w:val="666666"/>
          <w:sz w:val="18"/>
          <w:szCs w:val="18"/>
          <w:shd w:fill="eeeeee" w:val="clear"/>
        </w:rPr>
      </w:pPr>
      <w:r w:rsidDel="00000000" w:rsidR="00000000" w:rsidRPr="00000000">
        <w:rPr>
          <w:rFonts w:ascii="Courier New" w:cs="Courier New" w:eastAsia="Courier New" w:hAnsi="Courier New"/>
          <w:color w:val="666666"/>
          <w:sz w:val="18"/>
          <w:szCs w:val="18"/>
          <w:shd w:fill="eeeeee" w:val="clear"/>
          <w:rtl w:val="0"/>
        </w:rPr>
        <w:t xml:space="preserve">{% endfor %}</w:t>
      </w:r>
    </w:p>
    <w:p w:rsidR="00000000" w:rsidDel="00000000" w:rsidP="00000000" w:rsidRDefault="00000000" w:rsidRPr="00000000" w14:paraId="0000021E">
      <w:pPr>
        <w:shd w:fill="ffffff" w:val="clear"/>
        <w:spacing w:after="620" w:before="160" w:lineRule="auto"/>
        <w:ind w:left="160" w:right="160" w:firstLine="0"/>
        <w:rPr>
          <w:rFonts w:ascii="Courier New" w:cs="Courier New" w:eastAsia="Courier New" w:hAnsi="Courier New"/>
          <w:color w:val="666666"/>
          <w:sz w:val="18"/>
          <w:szCs w:val="18"/>
          <w:shd w:fill="eeeeee" w:val="clear"/>
        </w:rPr>
      </w:pPr>
      <w:r w:rsidDel="00000000" w:rsidR="00000000" w:rsidRPr="00000000">
        <w:rPr>
          <w:rtl w:val="0"/>
        </w:rPr>
      </w:r>
    </w:p>
    <w:p w:rsidR="00000000" w:rsidDel="00000000" w:rsidP="00000000" w:rsidRDefault="00000000" w:rsidRPr="00000000" w14:paraId="0000021F">
      <w:pPr>
        <w:pBdr>
          <w:top w:color="auto" w:space="0" w:sz="0" w:val="none"/>
          <w:left w:color="auto" w:space="7" w:sz="0" w:val="none"/>
          <w:bottom w:color="auto" w:space="0" w:sz="0" w:val="none"/>
          <w:right w:color="auto" w:space="7" w:sz="0" w:val="none"/>
          <w:between w:color="auto" w:space="0" w:sz="0" w:val="none"/>
        </w:pBdr>
        <w:shd w:fill="ffffff" w:val="clear"/>
        <w:spacing w:after="620" w:before="40" w:line="336"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Outside of a loop, give the values a unique name the first time you call it, then use that name each successive time through:</w:t>
      </w:r>
    </w:p>
    <w:p w:rsidR="00000000" w:rsidDel="00000000" w:rsidP="00000000" w:rsidRDefault="00000000" w:rsidRPr="00000000" w14:paraId="00000220">
      <w:pPr>
        <w:rPr>
          <w:rFonts w:ascii="Courier New" w:cs="Courier New" w:eastAsia="Courier New" w:hAnsi="Courier New"/>
          <w:color w:val="666666"/>
          <w:sz w:val="18"/>
          <w:szCs w:val="18"/>
          <w:shd w:fill="eeeeee" w:val="clear"/>
        </w:rPr>
      </w:pPr>
      <w:r w:rsidDel="00000000" w:rsidR="00000000" w:rsidRPr="00000000">
        <w:rPr>
          <w:rFonts w:ascii="Courier New" w:cs="Courier New" w:eastAsia="Courier New" w:hAnsi="Courier New"/>
          <w:color w:val="666666"/>
          <w:sz w:val="18"/>
          <w:szCs w:val="18"/>
          <w:shd w:fill="eeeeee" w:val="clear"/>
          <w:rtl w:val="0"/>
        </w:rPr>
        <w:t xml:space="preserve">&lt;tr class="{% cycle 'row1' 'row2' 'row3' as rowcolors %}"&gt;...&lt;/tr&gt;</w:t>
      </w:r>
    </w:p>
    <w:p w:rsidR="00000000" w:rsidDel="00000000" w:rsidP="00000000" w:rsidRDefault="00000000" w:rsidRPr="00000000" w14:paraId="00000221">
      <w:pPr>
        <w:rPr>
          <w:rFonts w:ascii="Courier New" w:cs="Courier New" w:eastAsia="Courier New" w:hAnsi="Courier New"/>
          <w:color w:val="666666"/>
          <w:sz w:val="18"/>
          <w:szCs w:val="18"/>
          <w:shd w:fill="eeeeee" w:val="clear"/>
        </w:rPr>
      </w:pPr>
      <w:r w:rsidDel="00000000" w:rsidR="00000000" w:rsidRPr="00000000">
        <w:rPr>
          <w:rFonts w:ascii="Courier New" w:cs="Courier New" w:eastAsia="Courier New" w:hAnsi="Courier New"/>
          <w:color w:val="666666"/>
          <w:sz w:val="18"/>
          <w:szCs w:val="18"/>
          <w:shd w:fill="eeeeee" w:val="clear"/>
          <w:rtl w:val="0"/>
        </w:rPr>
        <w:t xml:space="preserve">&lt;tr class="{% cycle rowcolors %}"&gt;...&lt;/tr&gt;</w:t>
      </w:r>
    </w:p>
    <w:p w:rsidR="00000000" w:rsidDel="00000000" w:rsidP="00000000" w:rsidRDefault="00000000" w:rsidRPr="00000000" w14:paraId="00000222">
      <w:pPr>
        <w:rPr>
          <w:rFonts w:ascii="Courier New" w:cs="Courier New" w:eastAsia="Courier New" w:hAnsi="Courier New"/>
          <w:color w:val="666666"/>
          <w:sz w:val="18"/>
          <w:szCs w:val="18"/>
          <w:shd w:fill="eeeeee" w:val="clear"/>
        </w:rPr>
      </w:pPr>
      <w:r w:rsidDel="00000000" w:rsidR="00000000" w:rsidRPr="00000000">
        <w:rPr>
          <w:rFonts w:ascii="Courier New" w:cs="Courier New" w:eastAsia="Courier New" w:hAnsi="Courier New"/>
          <w:color w:val="666666"/>
          <w:sz w:val="18"/>
          <w:szCs w:val="18"/>
          <w:shd w:fill="eeeeee" w:val="clear"/>
          <w:rtl w:val="0"/>
        </w:rPr>
        <w:t xml:space="preserve">&lt;tr class="{% cycle rowcolors %}"&gt;...&lt;/tr&gt;</w:t>
      </w:r>
    </w:p>
    <w:p w:rsidR="00000000" w:rsidDel="00000000" w:rsidP="00000000" w:rsidRDefault="00000000" w:rsidRPr="00000000" w14:paraId="00000223">
      <w:pPr>
        <w:shd w:fill="ffffff" w:val="clear"/>
        <w:spacing w:after="620" w:before="160" w:lineRule="auto"/>
        <w:ind w:left="160" w:right="160" w:firstLine="0"/>
        <w:rPr>
          <w:rFonts w:ascii="Courier New" w:cs="Courier New" w:eastAsia="Courier New" w:hAnsi="Courier New"/>
          <w:color w:val="666666"/>
          <w:sz w:val="18"/>
          <w:szCs w:val="18"/>
          <w:shd w:fill="eeeeee" w:val="clear"/>
        </w:rPr>
      </w:pPr>
      <w:r w:rsidDel="00000000" w:rsidR="00000000" w:rsidRPr="00000000">
        <w:rPr>
          <w:rtl w:val="0"/>
        </w:rPr>
      </w:r>
    </w:p>
    <w:p w:rsidR="00000000" w:rsidDel="00000000" w:rsidP="00000000" w:rsidRDefault="00000000" w:rsidRPr="00000000" w14:paraId="00000224">
      <w:pPr>
        <w:pBdr>
          <w:top w:color="auto" w:space="0" w:sz="0" w:val="none"/>
          <w:left w:color="auto" w:space="7" w:sz="0" w:val="none"/>
          <w:bottom w:color="auto" w:space="0" w:sz="0" w:val="none"/>
          <w:right w:color="auto" w:space="7" w:sz="0" w:val="none"/>
          <w:between w:color="auto" w:space="0" w:sz="0" w:val="none"/>
        </w:pBdr>
        <w:shd w:fill="ffffff" w:val="clear"/>
        <w:spacing w:after="620" w:before="40" w:line="336"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You can use any number of values, separated by spaces. Commas can also be used to separate values; if a comma is used, the cycle values are interpreted as literal strings.</w:t>
      </w:r>
    </w:p>
    <w:p w:rsidR="00000000" w:rsidDel="00000000" w:rsidP="00000000" w:rsidRDefault="00000000" w:rsidRPr="00000000" w14:paraId="00000225">
      <w:pPr>
        <w:pBdr>
          <w:top w:color="auto" w:space="0" w:sz="0" w:val="none"/>
          <w:left w:color="auto" w:space="7" w:sz="0" w:val="none"/>
          <w:bottom w:color="auto" w:space="0" w:sz="0" w:val="none"/>
          <w:right w:color="auto" w:space="7" w:sz="0" w:val="none"/>
          <w:between w:color="auto" w:space="0" w:sz="0" w:val="none"/>
        </w:pBdr>
        <w:shd w:fill="ffffff" w:val="clear"/>
        <w:spacing w:after="620" w:before="40" w:line="336"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The optional flag "silent" can be used to prevent the cycle declaration from returning any value:</w:t>
      </w:r>
    </w:p>
    <w:p w:rsidR="00000000" w:rsidDel="00000000" w:rsidP="00000000" w:rsidRDefault="00000000" w:rsidRPr="00000000" w14:paraId="00000226">
      <w:pPr>
        <w:rPr>
          <w:rFonts w:ascii="Courier New" w:cs="Courier New" w:eastAsia="Courier New" w:hAnsi="Courier New"/>
          <w:color w:val="666666"/>
          <w:sz w:val="18"/>
          <w:szCs w:val="18"/>
          <w:shd w:fill="eeeeee" w:val="clear"/>
        </w:rPr>
      </w:pPr>
      <w:r w:rsidDel="00000000" w:rsidR="00000000" w:rsidRPr="00000000">
        <w:rPr>
          <w:rFonts w:ascii="Courier New" w:cs="Courier New" w:eastAsia="Courier New" w:hAnsi="Courier New"/>
          <w:color w:val="666666"/>
          <w:sz w:val="18"/>
          <w:szCs w:val="18"/>
          <w:shd w:fill="eeeeee" w:val="clear"/>
          <w:rtl w:val="0"/>
        </w:rPr>
        <w:t xml:space="preserve">{% for o in some_list %}</w:t>
      </w:r>
    </w:p>
    <w:p w:rsidR="00000000" w:rsidDel="00000000" w:rsidP="00000000" w:rsidRDefault="00000000" w:rsidRPr="00000000" w14:paraId="00000227">
      <w:pPr>
        <w:rPr>
          <w:rFonts w:ascii="Courier New" w:cs="Courier New" w:eastAsia="Courier New" w:hAnsi="Courier New"/>
          <w:color w:val="666666"/>
          <w:sz w:val="18"/>
          <w:szCs w:val="18"/>
          <w:shd w:fill="eeeeee" w:val="clear"/>
        </w:rPr>
      </w:pPr>
      <w:r w:rsidDel="00000000" w:rsidR="00000000" w:rsidRPr="00000000">
        <w:rPr>
          <w:rFonts w:ascii="Courier New" w:cs="Courier New" w:eastAsia="Courier New" w:hAnsi="Courier New"/>
          <w:color w:val="666666"/>
          <w:sz w:val="18"/>
          <w:szCs w:val="18"/>
          <w:shd w:fill="eeeeee" w:val="clear"/>
          <w:rtl w:val="0"/>
        </w:rPr>
        <w:t xml:space="preserve">    {% cycle 'row1' 'row2' as rowcolors silent %}</w:t>
      </w:r>
    </w:p>
    <w:p w:rsidR="00000000" w:rsidDel="00000000" w:rsidP="00000000" w:rsidRDefault="00000000" w:rsidRPr="00000000" w14:paraId="00000228">
      <w:pPr>
        <w:rPr>
          <w:rFonts w:ascii="Courier New" w:cs="Courier New" w:eastAsia="Courier New" w:hAnsi="Courier New"/>
          <w:color w:val="666666"/>
          <w:sz w:val="18"/>
          <w:szCs w:val="18"/>
          <w:shd w:fill="eeeeee" w:val="clear"/>
        </w:rPr>
      </w:pPr>
      <w:r w:rsidDel="00000000" w:rsidR="00000000" w:rsidRPr="00000000">
        <w:rPr>
          <w:rFonts w:ascii="Courier New" w:cs="Courier New" w:eastAsia="Courier New" w:hAnsi="Courier New"/>
          <w:color w:val="666666"/>
          <w:sz w:val="18"/>
          <w:szCs w:val="18"/>
          <w:shd w:fill="eeeeee" w:val="clear"/>
          <w:rtl w:val="0"/>
        </w:rPr>
        <w:t xml:space="preserve">    &lt;tr class="{{ rowcolors }}"&gt;{% include "subtemplate.html " %}&lt;/tr&gt;</w:t>
      </w:r>
    </w:p>
    <w:p w:rsidR="00000000" w:rsidDel="00000000" w:rsidP="00000000" w:rsidRDefault="00000000" w:rsidRPr="00000000" w14:paraId="00000229">
      <w:pPr>
        <w:rPr>
          <w:rFonts w:ascii="Courier New" w:cs="Courier New" w:eastAsia="Courier New" w:hAnsi="Courier New"/>
          <w:color w:val="666666"/>
          <w:sz w:val="18"/>
          <w:szCs w:val="18"/>
          <w:shd w:fill="eeeeee" w:val="clear"/>
        </w:rPr>
      </w:pPr>
      <w:r w:rsidDel="00000000" w:rsidR="00000000" w:rsidRPr="00000000">
        <w:rPr>
          <w:rFonts w:ascii="Courier New" w:cs="Courier New" w:eastAsia="Courier New" w:hAnsi="Courier New"/>
          <w:color w:val="666666"/>
          <w:sz w:val="18"/>
          <w:szCs w:val="18"/>
          <w:shd w:fill="eeeeee" w:val="clear"/>
          <w:rtl w:val="0"/>
        </w:rPr>
        <w:t xml:space="preserve">{% endfor %}</w:t>
      </w:r>
    </w:p>
    <w:p w:rsidR="00000000" w:rsidDel="00000000" w:rsidP="00000000" w:rsidRDefault="00000000" w:rsidRPr="00000000" w14:paraId="0000022A">
      <w:pPr>
        <w:shd w:fill="ffffff" w:val="clear"/>
        <w:spacing w:after="620" w:before="160" w:lineRule="auto"/>
        <w:ind w:left="160" w:right="160" w:firstLine="0"/>
        <w:rPr>
          <w:rFonts w:ascii="Courier New" w:cs="Courier New" w:eastAsia="Courier New" w:hAnsi="Courier New"/>
          <w:color w:val="666666"/>
          <w:sz w:val="18"/>
          <w:szCs w:val="18"/>
          <w:shd w:fill="eeeeee" w:val="clear"/>
        </w:rPr>
      </w:pPr>
      <w:r w:rsidDel="00000000" w:rsidR="00000000" w:rsidRPr="00000000">
        <w:rPr>
          <w:rtl w:val="0"/>
        </w:rPr>
      </w:r>
    </w:p>
    <w:p w:rsidR="00000000" w:rsidDel="00000000" w:rsidP="00000000" w:rsidRDefault="00000000" w:rsidRPr="00000000" w14:paraId="0000022B">
      <w:pPr>
        <w:shd w:fill="ffffff" w:val="clear"/>
        <w:spacing w:after="460" w:lineRule="auto"/>
        <w:rPr>
          <w:rFonts w:ascii="Roboto" w:cs="Roboto" w:eastAsia="Roboto" w:hAnsi="Roboto"/>
          <w:color w:val="333333"/>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2C">
      <w:pPr>
        <w:keepNext w:val="0"/>
        <w:keepLines w:val="0"/>
        <w:shd w:fill="ffffff" w:val="clear"/>
        <w:spacing w:after="520" w:before="120" w:lineRule="auto"/>
        <w:rPr/>
      </w:pPr>
      <w:r w:rsidDel="00000000" w:rsidR="00000000" w:rsidRPr="00000000">
        <w:rPr>
          <w:rtl w:val="0"/>
        </w:rPr>
        <w:t xml:space="preserve">debug</w:t>
      </w:r>
    </w:p>
    <w:p w:rsidR="00000000" w:rsidDel="00000000" w:rsidP="00000000" w:rsidRDefault="00000000" w:rsidRPr="00000000" w14:paraId="0000022D">
      <w:pPr>
        <w:keepNext w:val="0"/>
        <w:keepLines w:val="0"/>
        <w:shd w:fill="ffffff" w:val="clear"/>
        <w:spacing w:after="600" w:before="180" w:lineRule="auto"/>
        <w:rPr/>
      </w:pPr>
      <w:r w:rsidDel="00000000" w:rsidR="00000000" w:rsidRPr="00000000">
        <w:rPr>
          <w:rtl w:val="0"/>
        </w:rPr>
        <w:t xml:space="preserve">Output a whole load of debugging information, including the current context and imported modules.</w:t>
      </w:r>
    </w:p>
    <w:p w:rsidR="00000000" w:rsidDel="00000000" w:rsidP="00000000" w:rsidRDefault="00000000" w:rsidRPr="00000000" w14:paraId="0000022E">
      <w:pPr>
        <w:pBdr>
          <w:top w:color="auto" w:space="0" w:sz="0" w:val="none"/>
          <w:left w:color="auto" w:space="7" w:sz="0" w:val="none"/>
          <w:bottom w:color="auto" w:space="0" w:sz="0" w:val="none"/>
          <w:right w:color="auto" w:space="7" w:sz="0" w:val="none"/>
          <w:between w:color="auto" w:space="0" w:sz="0" w:val="none"/>
        </w:pBdr>
        <w:shd w:fill="ffffff" w:val="clear"/>
        <w:spacing w:after="620" w:before="40" w:line="336"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Sample usage:</w:t>
      </w:r>
    </w:p>
    <w:p w:rsidR="00000000" w:rsidDel="00000000" w:rsidP="00000000" w:rsidRDefault="00000000" w:rsidRPr="00000000" w14:paraId="0000022F">
      <w:pPr>
        <w:rPr>
          <w:rFonts w:ascii="Courier New" w:cs="Courier New" w:eastAsia="Courier New" w:hAnsi="Courier New"/>
          <w:color w:val="666666"/>
          <w:sz w:val="18"/>
          <w:szCs w:val="18"/>
          <w:shd w:fill="eeeeee" w:val="clear"/>
        </w:rPr>
      </w:pPr>
      <w:r w:rsidDel="00000000" w:rsidR="00000000" w:rsidRPr="00000000">
        <w:rPr>
          <w:rFonts w:ascii="Courier New" w:cs="Courier New" w:eastAsia="Courier New" w:hAnsi="Courier New"/>
          <w:color w:val="666666"/>
          <w:sz w:val="18"/>
          <w:szCs w:val="18"/>
          <w:shd w:fill="eeeeee" w:val="clear"/>
          <w:rtl w:val="0"/>
        </w:rPr>
        <w:t xml:space="preserve">&lt;pre&gt;</w:t>
      </w:r>
    </w:p>
    <w:p w:rsidR="00000000" w:rsidDel="00000000" w:rsidP="00000000" w:rsidRDefault="00000000" w:rsidRPr="00000000" w14:paraId="00000230">
      <w:pPr>
        <w:rPr>
          <w:rFonts w:ascii="Courier New" w:cs="Courier New" w:eastAsia="Courier New" w:hAnsi="Courier New"/>
          <w:color w:val="666666"/>
          <w:sz w:val="18"/>
          <w:szCs w:val="18"/>
          <w:shd w:fill="eeeeee" w:val="clear"/>
        </w:rPr>
      </w:pPr>
      <w:r w:rsidDel="00000000" w:rsidR="00000000" w:rsidRPr="00000000">
        <w:rPr>
          <w:rFonts w:ascii="Courier New" w:cs="Courier New" w:eastAsia="Courier New" w:hAnsi="Courier New"/>
          <w:color w:val="666666"/>
          <w:sz w:val="18"/>
          <w:szCs w:val="18"/>
          <w:shd w:fill="eeeeee" w:val="clear"/>
          <w:rtl w:val="0"/>
        </w:rPr>
        <w:t xml:space="preserve">    {% debug %}</w:t>
      </w:r>
    </w:p>
    <w:p w:rsidR="00000000" w:rsidDel="00000000" w:rsidP="00000000" w:rsidRDefault="00000000" w:rsidRPr="00000000" w14:paraId="00000231">
      <w:pPr>
        <w:rPr>
          <w:rFonts w:ascii="Courier New" w:cs="Courier New" w:eastAsia="Courier New" w:hAnsi="Courier New"/>
          <w:color w:val="666666"/>
          <w:sz w:val="18"/>
          <w:szCs w:val="18"/>
          <w:shd w:fill="eeeeee" w:val="clear"/>
        </w:rPr>
      </w:pPr>
      <w:r w:rsidDel="00000000" w:rsidR="00000000" w:rsidRPr="00000000">
        <w:rPr>
          <w:rFonts w:ascii="Courier New" w:cs="Courier New" w:eastAsia="Courier New" w:hAnsi="Courier New"/>
          <w:color w:val="666666"/>
          <w:sz w:val="18"/>
          <w:szCs w:val="18"/>
          <w:shd w:fill="eeeeee" w:val="clear"/>
          <w:rtl w:val="0"/>
        </w:rPr>
        <w:t xml:space="preserve">&lt;/pre&gt;</w:t>
      </w:r>
    </w:p>
    <w:p w:rsidR="00000000" w:rsidDel="00000000" w:rsidP="00000000" w:rsidRDefault="00000000" w:rsidRPr="00000000" w14:paraId="00000232">
      <w:pPr>
        <w:shd w:fill="ffffff" w:val="clear"/>
        <w:spacing w:after="620" w:before="160" w:lineRule="auto"/>
        <w:ind w:left="160" w:right="160" w:firstLine="0"/>
        <w:rPr>
          <w:rFonts w:ascii="Courier New" w:cs="Courier New" w:eastAsia="Courier New" w:hAnsi="Courier New"/>
          <w:color w:val="666666"/>
          <w:sz w:val="18"/>
          <w:szCs w:val="18"/>
          <w:shd w:fill="eeeeee" w:val="clear"/>
        </w:rPr>
      </w:pPr>
      <w:r w:rsidDel="00000000" w:rsidR="00000000" w:rsidRPr="00000000">
        <w:rPr>
          <w:rtl w:val="0"/>
        </w:rPr>
      </w:r>
    </w:p>
    <w:p w:rsidR="00000000" w:rsidDel="00000000" w:rsidP="00000000" w:rsidRDefault="00000000" w:rsidRPr="00000000" w14:paraId="00000233">
      <w:pPr>
        <w:shd w:fill="ffffff" w:val="clear"/>
        <w:spacing w:after="460" w:lineRule="auto"/>
        <w:rPr>
          <w:rFonts w:ascii="Roboto" w:cs="Roboto" w:eastAsia="Roboto" w:hAnsi="Roboto"/>
          <w:color w:val="333333"/>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34">
      <w:pPr>
        <w:keepNext w:val="0"/>
        <w:keepLines w:val="0"/>
        <w:shd w:fill="ffffff" w:val="clear"/>
        <w:spacing w:after="520" w:before="120" w:lineRule="auto"/>
        <w:rPr/>
      </w:pPr>
      <w:r w:rsidDel="00000000" w:rsidR="00000000" w:rsidRPr="00000000">
        <w:rPr>
          <w:rtl w:val="0"/>
        </w:rPr>
        <w:t xml:space="preserve">extends</w:t>
      </w:r>
    </w:p>
    <w:p w:rsidR="00000000" w:rsidDel="00000000" w:rsidP="00000000" w:rsidRDefault="00000000" w:rsidRPr="00000000" w14:paraId="00000235">
      <w:pPr>
        <w:keepNext w:val="0"/>
        <w:keepLines w:val="0"/>
        <w:shd w:fill="ffffff" w:val="clear"/>
        <w:spacing w:after="600" w:before="180" w:lineRule="auto"/>
        <w:rPr/>
      </w:pPr>
      <w:r w:rsidDel="00000000" w:rsidR="00000000" w:rsidRPr="00000000">
        <w:rPr>
          <w:rtl w:val="0"/>
        </w:rPr>
        <w:t xml:space="preserve">Signal that this template extends a parent template.</w:t>
      </w:r>
    </w:p>
    <w:p w:rsidR="00000000" w:rsidDel="00000000" w:rsidP="00000000" w:rsidRDefault="00000000" w:rsidRPr="00000000" w14:paraId="00000236">
      <w:pPr>
        <w:pBdr>
          <w:top w:color="auto" w:space="0" w:sz="0" w:val="none"/>
          <w:left w:color="auto" w:space="7" w:sz="0" w:val="none"/>
          <w:bottom w:color="auto" w:space="0" w:sz="0" w:val="none"/>
          <w:right w:color="auto" w:space="7" w:sz="0" w:val="none"/>
          <w:between w:color="auto" w:space="0" w:sz="0" w:val="none"/>
        </w:pBdr>
        <w:shd w:fill="ffffff" w:val="clear"/>
        <w:spacing w:after="620" w:before="40" w:line="336"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This tag may be used in two ways: {% extends "base" %} (with quotes) uses the literal value "base" as the name of the parent template to extend, or {% extends variable %} uses the value of variable as either the name of the parent template to extend (if it evaluates to a string) or as the parent template itself (if it evaluates to a Template object).</w:t>
      </w:r>
    </w:p>
    <w:p w:rsidR="00000000" w:rsidDel="00000000" w:rsidP="00000000" w:rsidRDefault="00000000" w:rsidRPr="00000000" w14:paraId="00000237">
      <w:pPr>
        <w:shd w:fill="ffffff" w:val="clear"/>
        <w:spacing w:after="460" w:lineRule="auto"/>
        <w:rPr>
          <w:rFonts w:ascii="Roboto" w:cs="Roboto" w:eastAsia="Roboto" w:hAnsi="Roboto"/>
          <w:color w:val="333333"/>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38">
      <w:pPr>
        <w:keepNext w:val="0"/>
        <w:keepLines w:val="0"/>
        <w:shd w:fill="ffffff" w:val="clear"/>
        <w:spacing w:after="520" w:before="120" w:lineRule="auto"/>
        <w:rPr/>
      </w:pPr>
      <w:r w:rsidDel="00000000" w:rsidR="00000000" w:rsidRPr="00000000">
        <w:rPr>
          <w:rtl w:val="0"/>
        </w:rPr>
        <w:t xml:space="preserve">filter</w:t>
      </w:r>
    </w:p>
    <w:p w:rsidR="00000000" w:rsidDel="00000000" w:rsidP="00000000" w:rsidRDefault="00000000" w:rsidRPr="00000000" w14:paraId="00000239">
      <w:pPr>
        <w:keepNext w:val="0"/>
        <w:keepLines w:val="0"/>
        <w:shd w:fill="ffffff" w:val="clear"/>
        <w:spacing w:after="600" w:before="180" w:lineRule="auto"/>
        <w:rPr/>
      </w:pPr>
      <w:r w:rsidDel="00000000" w:rsidR="00000000" w:rsidRPr="00000000">
        <w:rPr>
          <w:rtl w:val="0"/>
        </w:rPr>
        <w:t xml:space="preserve">Filter the contents of the block through variable filters.</w:t>
      </w:r>
    </w:p>
    <w:p w:rsidR="00000000" w:rsidDel="00000000" w:rsidP="00000000" w:rsidRDefault="00000000" w:rsidRPr="00000000" w14:paraId="0000023A">
      <w:pPr>
        <w:pBdr>
          <w:top w:color="auto" w:space="0" w:sz="0" w:val="none"/>
          <w:left w:color="auto" w:space="7" w:sz="0" w:val="none"/>
          <w:bottom w:color="auto" w:space="0" w:sz="0" w:val="none"/>
          <w:right w:color="auto" w:space="7" w:sz="0" w:val="none"/>
          <w:between w:color="auto" w:space="0" w:sz="0" w:val="none"/>
        </w:pBdr>
        <w:shd w:fill="ffffff" w:val="clear"/>
        <w:spacing w:after="620" w:before="40" w:line="336"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Filters can also be piped through each other, and they can have arguments -- just like in variable syntax.</w:t>
      </w:r>
    </w:p>
    <w:p w:rsidR="00000000" w:rsidDel="00000000" w:rsidP="00000000" w:rsidRDefault="00000000" w:rsidRPr="00000000" w14:paraId="0000023B">
      <w:pPr>
        <w:pBdr>
          <w:top w:color="auto" w:space="0" w:sz="0" w:val="none"/>
          <w:left w:color="auto" w:space="7" w:sz="0" w:val="none"/>
          <w:bottom w:color="auto" w:space="0" w:sz="0" w:val="none"/>
          <w:right w:color="auto" w:space="7" w:sz="0" w:val="none"/>
          <w:between w:color="auto" w:space="0" w:sz="0" w:val="none"/>
        </w:pBdr>
        <w:shd w:fill="ffffff" w:val="clear"/>
        <w:spacing w:after="620" w:before="40" w:line="336"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Sample usage:</w:t>
      </w:r>
    </w:p>
    <w:p w:rsidR="00000000" w:rsidDel="00000000" w:rsidP="00000000" w:rsidRDefault="00000000" w:rsidRPr="00000000" w14:paraId="0000023C">
      <w:pPr>
        <w:rPr>
          <w:rFonts w:ascii="Courier New" w:cs="Courier New" w:eastAsia="Courier New" w:hAnsi="Courier New"/>
          <w:color w:val="666666"/>
          <w:sz w:val="18"/>
          <w:szCs w:val="18"/>
          <w:shd w:fill="eeeeee" w:val="clear"/>
        </w:rPr>
      </w:pPr>
      <w:r w:rsidDel="00000000" w:rsidR="00000000" w:rsidRPr="00000000">
        <w:rPr>
          <w:rFonts w:ascii="Courier New" w:cs="Courier New" w:eastAsia="Courier New" w:hAnsi="Courier New"/>
          <w:color w:val="666666"/>
          <w:sz w:val="18"/>
          <w:szCs w:val="18"/>
          <w:shd w:fill="eeeeee" w:val="clear"/>
          <w:rtl w:val="0"/>
        </w:rPr>
        <w:t xml:space="preserve">{% filter force_escape|lower %}</w:t>
      </w:r>
    </w:p>
    <w:p w:rsidR="00000000" w:rsidDel="00000000" w:rsidP="00000000" w:rsidRDefault="00000000" w:rsidRPr="00000000" w14:paraId="0000023D">
      <w:pPr>
        <w:rPr>
          <w:rFonts w:ascii="Courier New" w:cs="Courier New" w:eastAsia="Courier New" w:hAnsi="Courier New"/>
          <w:color w:val="666666"/>
          <w:sz w:val="18"/>
          <w:szCs w:val="18"/>
          <w:shd w:fill="eeeeee" w:val="clear"/>
        </w:rPr>
      </w:pPr>
      <w:r w:rsidDel="00000000" w:rsidR="00000000" w:rsidRPr="00000000">
        <w:rPr>
          <w:rFonts w:ascii="Courier New" w:cs="Courier New" w:eastAsia="Courier New" w:hAnsi="Courier New"/>
          <w:color w:val="666666"/>
          <w:sz w:val="18"/>
          <w:szCs w:val="18"/>
          <w:shd w:fill="eeeeee" w:val="clear"/>
          <w:rtl w:val="0"/>
        </w:rPr>
        <w:t xml:space="preserve">    This text will be HTML-escaped, and will appear in lowercase.</w:t>
      </w:r>
    </w:p>
    <w:p w:rsidR="00000000" w:rsidDel="00000000" w:rsidP="00000000" w:rsidRDefault="00000000" w:rsidRPr="00000000" w14:paraId="0000023E">
      <w:pPr>
        <w:rPr>
          <w:rFonts w:ascii="Courier New" w:cs="Courier New" w:eastAsia="Courier New" w:hAnsi="Courier New"/>
          <w:color w:val="666666"/>
          <w:sz w:val="18"/>
          <w:szCs w:val="18"/>
          <w:shd w:fill="eeeeee" w:val="clear"/>
        </w:rPr>
      </w:pPr>
      <w:r w:rsidDel="00000000" w:rsidR="00000000" w:rsidRPr="00000000">
        <w:rPr>
          <w:rFonts w:ascii="Courier New" w:cs="Courier New" w:eastAsia="Courier New" w:hAnsi="Courier New"/>
          <w:color w:val="666666"/>
          <w:sz w:val="18"/>
          <w:szCs w:val="18"/>
          <w:shd w:fill="eeeeee" w:val="clear"/>
          <w:rtl w:val="0"/>
        </w:rPr>
        <w:t xml:space="preserve">{% endfilter %}</w:t>
      </w:r>
    </w:p>
    <w:p w:rsidR="00000000" w:rsidDel="00000000" w:rsidP="00000000" w:rsidRDefault="00000000" w:rsidRPr="00000000" w14:paraId="0000023F">
      <w:pPr>
        <w:shd w:fill="ffffff" w:val="clear"/>
        <w:spacing w:after="620" w:before="160" w:lineRule="auto"/>
        <w:ind w:left="160" w:right="160" w:firstLine="0"/>
        <w:rPr>
          <w:rFonts w:ascii="Courier New" w:cs="Courier New" w:eastAsia="Courier New" w:hAnsi="Courier New"/>
          <w:color w:val="666666"/>
          <w:sz w:val="18"/>
          <w:szCs w:val="18"/>
          <w:shd w:fill="eeeeee" w:val="clear"/>
        </w:rPr>
      </w:pPr>
      <w:r w:rsidDel="00000000" w:rsidR="00000000" w:rsidRPr="00000000">
        <w:rPr>
          <w:rtl w:val="0"/>
        </w:rPr>
      </w:r>
    </w:p>
    <w:p w:rsidR="00000000" w:rsidDel="00000000" w:rsidP="00000000" w:rsidRDefault="00000000" w:rsidRPr="00000000" w14:paraId="00000240">
      <w:pPr>
        <w:pBdr>
          <w:top w:color="auto" w:space="0" w:sz="0" w:val="none"/>
          <w:left w:color="auto" w:space="7" w:sz="0" w:val="none"/>
          <w:bottom w:color="auto" w:space="0" w:sz="0" w:val="none"/>
          <w:right w:color="auto" w:space="7" w:sz="0" w:val="none"/>
          <w:between w:color="auto" w:space="0" w:sz="0" w:val="none"/>
        </w:pBdr>
        <w:shd w:fill="ffffff" w:val="clear"/>
        <w:spacing w:after="620" w:before="40" w:line="336"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Note that the escape and safe filters are not acceptable arguments. Instead, use the autoescape tag to manage autoescaping for blocks of template code.</w:t>
      </w:r>
    </w:p>
    <w:p w:rsidR="00000000" w:rsidDel="00000000" w:rsidP="00000000" w:rsidRDefault="00000000" w:rsidRPr="00000000" w14:paraId="00000241">
      <w:pPr>
        <w:shd w:fill="ffffff" w:val="clear"/>
        <w:spacing w:after="460" w:lineRule="auto"/>
        <w:rPr>
          <w:rFonts w:ascii="Roboto" w:cs="Roboto" w:eastAsia="Roboto" w:hAnsi="Roboto"/>
          <w:color w:val="333333"/>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42">
      <w:pPr>
        <w:keepNext w:val="0"/>
        <w:keepLines w:val="0"/>
        <w:shd w:fill="ffffff" w:val="clear"/>
        <w:spacing w:after="520" w:before="120" w:lineRule="auto"/>
        <w:rPr/>
      </w:pPr>
      <w:r w:rsidDel="00000000" w:rsidR="00000000" w:rsidRPr="00000000">
        <w:rPr>
          <w:rtl w:val="0"/>
        </w:rPr>
        <w:t xml:space="preserve">firstof</w:t>
      </w:r>
    </w:p>
    <w:p w:rsidR="00000000" w:rsidDel="00000000" w:rsidP="00000000" w:rsidRDefault="00000000" w:rsidRPr="00000000" w14:paraId="00000243">
      <w:pPr>
        <w:keepNext w:val="0"/>
        <w:keepLines w:val="0"/>
        <w:shd w:fill="ffffff" w:val="clear"/>
        <w:spacing w:after="600" w:before="180" w:lineRule="auto"/>
        <w:rPr/>
      </w:pPr>
      <w:r w:rsidDel="00000000" w:rsidR="00000000" w:rsidRPr="00000000">
        <w:rPr>
          <w:rtl w:val="0"/>
        </w:rPr>
        <w:t xml:space="preserve">Output the first variable passed that is not False.</w:t>
      </w:r>
    </w:p>
    <w:p w:rsidR="00000000" w:rsidDel="00000000" w:rsidP="00000000" w:rsidRDefault="00000000" w:rsidRPr="00000000" w14:paraId="00000244">
      <w:pPr>
        <w:pBdr>
          <w:top w:color="auto" w:space="0" w:sz="0" w:val="none"/>
          <w:left w:color="auto" w:space="7" w:sz="0" w:val="none"/>
          <w:bottom w:color="auto" w:space="0" w:sz="0" w:val="none"/>
          <w:right w:color="auto" w:space="7" w:sz="0" w:val="none"/>
          <w:between w:color="auto" w:space="0" w:sz="0" w:val="none"/>
        </w:pBdr>
        <w:shd w:fill="ffffff" w:val="clear"/>
        <w:spacing w:after="620" w:before="40" w:line="336"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Output nothing if all the passed variables are False.</w:t>
      </w:r>
    </w:p>
    <w:p w:rsidR="00000000" w:rsidDel="00000000" w:rsidP="00000000" w:rsidRDefault="00000000" w:rsidRPr="00000000" w14:paraId="00000245">
      <w:pPr>
        <w:pBdr>
          <w:top w:color="auto" w:space="0" w:sz="0" w:val="none"/>
          <w:left w:color="auto" w:space="7" w:sz="0" w:val="none"/>
          <w:bottom w:color="auto" w:space="0" w:sz="0" w:val="none"/>
          <w:right w:color="auto" w:space="7" w:sz="0" w:val="none"/>
          <w:between w:color="auto" w:space="0" w:sz="0" w:val="none"/>
        </w:pBdr>
        <w:shd w:fill="ffffff" w:val="clear"/>
        <w:spacing w:after="620" w:before="40" w:line="336"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Sample usage:</w:t>
      </w:r>
    </w:p>
    <w:p w:rsidR="00000000" w:rsidDel="00000000" w:rsidP="00000000" w:rsidRDefault="00000000" w:rsidRPr="00000000" w14:paraId="00000246">
      <w:pPr>
        <w:rPr>
          <w:rFonts w:ascii="Courier New" w:cs="Courier New" w:eastAsia="Courier New" w:hAnsi="Courier New"/>
          <w:color w:val="666666"/>
          <w:sz w:val="18"/>
          <w:szCs w:val="18"/>
          <w:shd w:fill="eeeeee" w:val="clear"/>
        </w:rPr>
      </w:pPr>
      <w:r w:rsidDel="00000000" w:rsidR="00000000" w:rsidRPr="00000000">
        <w:rPr>
          <w:rFonts w:ascii="Courier New" w:cs="Courier New" w:eastAsia="Courier New" w:hAnsi="Courier New"/>
          <w:color w:val="666666"/>
          <w:sz w:val="18"/>
          <w:szCs w:val="18"/>
          <w:shd w:fill="eeeeee" w:val="clear"/>
          <w:rtl w:val="0"/>
        </w:rPr>
        <w:t xml:space="preserve">{% firstof var1 var2 var3 as myvar %}</w:t>
      </w:r>
    </w:p>
    <w:p w:rsidR="00000000" w:rsidDel="00000000" w:rsidP="00000000" w:rsidRDefault="00000000" w:rsidRPr="00000000" w14:paraId="00000247">
      <w:pPr>
        <w:shd w:fill="ffffff" w:val="clear"/>
        <w:spacing w:after="620" w:before="160" w:lineRule="auto"/>
        <w:ind w:left="160" w:right="160" w:firstLine="0"/>
        <w:rPr>
          <w:rFonts w:ascii="Courier New" w:cs="Courier New" w:eastAsia="Courier New" w:hAnsi="Courier New"/>
          <w:color w:val="666666"/>
          <w:sz w:val="18"/>
          <w:szCs w:val="18"/>
          <w:shd w:fill="eeeeee" w:val="clear"/>
        </w:rPr>
      </w:pPr>
      <w:r w:rsidDel="00000000" w:rsidR="00000000" w:rsidRPr="00000000">
        <w:rPr>
          <w:rtl w:val="0"/>
        </w:rPr>
      </w:r>
    </w:p>
    <w:p w:rsidR="00000000" w:rsidDel="00000000" w:rsidP="00000000" w:rsidRDefault="00000000" w:rsidRPr="00000000" w14:paraId="00000248">
      <w:pPr>
        <w:rPr/>
      </w:pPr>
      <w:r w:rsidDel="00000000" w:rsidR="00000000" w:rsidRPr="00000000">
        <w:rPr>
          <w:rtl w:val="0"/>
        </w:rPr>
        <w:t xml:space="preserve">This is equivalent to:</w:t>
      </w:r>
    </w:p>
    <w:p w:rsidR="00000000" w:rsidDel="00000000" w:rsidP="00000000" w:rsidRDefault="00000000" w:rsidRPr="00000000" w14:paraId="00000249">
      <w:pPr>
        <w:rPr/>
      </w:pPr>
      <w:r w:rsidDel="00000000" w:rsidR="00000000" w:rsidRPr="00000000">
        <w:rPr>
          <w:rtl w:val="0"/>
        </w:rPr>
        <w:t xml:space="preserve">{% if var1 %}</w:t>
      </w:r>
    </w:p>
    <w:p w:rsidR="00000000" w:rsidDel="00000000" w:rsidP="00000000" w:rsidRDefault="00000000" w:rsidRPr="00000000" w14:paraId="0000024A">
      <w:pPr>
        <w:rPr/>
      </w:pPr>
      <w:r w:rsidDel="00000000" w:rsidR="00000000" w:rsidRPr="00000000">
        <w:rPr>
          <w:rtl w:val="0"/>
        </w:rPr>
        <w:t xml:space="preserve">    {{ var1 }}</w:t>
      </w:r>
    </w:p>
    <w:p w:rsidR="00000000" w:rsidDel="00000000" w:rsidP="00000000" w:rsidRDefault="00000000" w:rsidRPr="00000000" w14:paraId="0000024B">
      <w:pPr>
        <w:rPr/>
      </w:pPr>
      <w:r w:rsidDel="00000000" w:rsidR="00000000" w:rsidRPr="00000000">
        <w:rPr>
          <w:rtl w:val="0"/>
        </w:rPr>
        <w:t xml:space="preserve">{% elif var2 %}</w:t>
      </w:r>
    </w:p>
    <w:p w:rsidR="00000000" w:rsidDel="00000000" w:rsidP="00000000" w:rsidRDefault="00000000" w:rsidRPr="00000000" w14:paraId="0000024C">
      <w:pPr>
        <w:rPr/>
      </w:pPr>
      <w:r w:rsidDel="00000000" w:rsidR="00000000" w:rsidRPr="00000000">
        <w:rPr>
          <w:rtl w:val="0"/>
        </w:rPr>
        <w:t xml:space="preserve">    {{ var2 }}</w:t>
      </w:r>
    </w:p>
    <w:p w:rsidR="00000000" w:rsidDel="00000000" w:rsidP="00000000" w:rsidRDefault="00000000" w:rsidRPr="00000000" w14:paraId="0000024D">
      <w:pPr>
        <w:rPr/>
      </w:pPr>
      <w:r w:rsidDel="00000000" w:rsidR="00000000" w:rsidRPr="00000000">
        <w:rPr>
          <w:rtl w:val="0"/>
        </w:rPr>
        <w:t xml:space="preserve">{% elif var3 %}</w:t>
      </w:r>
    </w:p>
    <w:p w:rsidR="00000000" w:rsidDel="00000000" w:rsidP="00000000" w:rsidRDefault="00000000" w:rsidRPr="00000000" w14:paraId="0000024E">
      <w:pPr>
        <w:rPr/>
      </w:pPr>
      <w:r w:rsidDel="00000000" w:rsidR="00000000" w:rsidRPr="00000000">
        <w:rPr>
          <w:rtl w:val="0"/>
        </w:rPr>
        <w:t xml:space="preserve">    {{ var3 }}</w:t>
      </w:r>
    </w:p>
    <w:p w:rsidR="00000000" w:rsidDel="00000000" w:rsidP="00000000" w:rsidRDefault="00000000" w:rsidRPr="00000000" w14:paraId="0000024F">
      <w:pPr>
        <w:rPr/>
      </w:pPr>
      <w:r w:rsidDel="00000000" w:rsidR="00000000" w:rsidRPr="00000000">
        <w:rPr>
          <w:rtl w:val="0"/>
        </w:rPr>
        <w:t xml:space="preserve">{% endif %}</w:t>
      </w:r>
    </w:p>
    <w:p w:rsidR="00000000" w:rsidDel="00000000" w:rsidP="00000000" w:rsidRDefault="00000000" w:rsidRPr="00000000" w14:paraId="00000250">
      <w:pPr>
        <w:rPr/>
      </w:pPr>
      <w:r w:rsidDel="00000000" w:rsidR="00000000" w:rsidRPr="00000000">
        <w:rPr>
          <w:rtl w:val="0"/>
        </w:rPr>
      </w:r>
    </w:p>
    <w:p w:rsidR="00000000" w:rsidDel="00000000" w:rsidP="00000000" w:rsidRDefault="00000000" w:rsidRPr="00000000" w14:paraId="00000251">
      <w:pPr>
        <w:rPr/>
      </w:pPr>
      <w:r w:rsidDel="00000000" w:rsidR="00000000" w:rsidRPr="00000000">
        <w:rPr>
          <w:rtl w:val="0"/>
        </w:rPr>
        <w:t xml:space="preserve">but obviously much cleaner!</w:t>
      </w:r>
    </w:p>
    <w:p w:rsidR="00000000" w:rsidDel="00000000" w:rsidP="00000000" w:rsidRDefault="00000000" w:rsidRPr="00000000" w14:paraId="00000252">
      <w:pPr>
        <w:pBdr>
          <w:top w:color="auto" w:space="0" w:sz="0" w:val="none"/>
          <w:left w:color="auto" w:space="7" w:sz="0" w:val="none"/>
          <w:bottom w:color="auto" w:space="0" w:sz="0" w:val="none"/>
          <w:right w:color="auto" w:space="7" w:sz="0" w:val="none"/>
          <w:between w:color="auto" w:space="0" w:sz="0" w:val="none"/>
        </w:pBdr>
        <w:shd w:fill="ffffff" w:val="clear"/>
        <w:spacing w:after="620" w:before="40" w:line="336"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You can also use a literal string as a fallback value in case all passed variables are False:</w:t>
      </w:r>
    </w:p>
    <w:p w:rsidR="00000000" w:rsidDel="00000000" w:rsidP="00000000" w:rsidRDefault="00000000" w:rsidRPr="00000000" w14:paraId="00000253">
      <w:pPr>
        <w:rPr>
          <w:rFonts w:ascii="Courier New" w:cs="Courier New" w:eastAsia="Courier New" w:hAnsi="Courier New"/>
          <w:color w:val="666666"/>
          <w:sz w:val="18"/>
          <w:szCs w:val="18"/>
          <w:shd w:fill="eeeeee" w:val="clear"/>
        </w:rPr>
      </w:pPr>
      <w:r w:rsidDel="00000000" w:rsidR="00000000" w:rsidRPr="00000000">
        <w:rPr>
          <w:rFonts w:ascii="Courier New" w:cs="Courier New" w:eastAsia="Courier New" w:hAnsi="Courier New"/>
          <w:color w:val="666666"/>
          <w:sz w:val="18"/>
          <w:szCs w:val="18"/>
          <w:shd w:fill="eeeeee" w:val="clear"/>
          <w:rtl w:val="0"/>
        </w:rPr>
        <w:t xml:space="preserve">{% firstof var1 var2 var3 "fallback value" %}</w:t>
      </w:r>
    </w:p>
    <w:p w:rsidR="00000000" w:rsidDel="00000000" w:rsidP="00000000" w:rsidRDefault="00000000" w:rsidRPr="00000000" w14:paraId="00000254">
      <w:pPr>
        <w:shd w:fill="ffffff" w:val="clear"/>
        <w:spacing w:after="620" w:before="160" w:lineRule="auto"/>
        <w:ind w:left="160" w:right="160" w:firstLine="0"/>
        <w:rPr>
          <w:rFonts w:ascii="Courier New" w:cs="Courier New" w:eastAsia="Courier New" w:hAnsi="Courier New"/>
          <w:color w:val="666666"/>
          <w:sz w:val="18"/>
          <w:szCs w:val="18"/>
          <w:shd w:fill="eeeeee" w:val="clear"/>
        </w:rPr>
      </w:pPr>
      <w:r w:rsidDel="00000000" w:rsidR="00000000" w:rsidRPr="00000000">
        <w:rPr>
          <w:rtl w:val="0"/>
        </w:rPr>
      </w:r>
    </w:p>
    <w:p w:rsidR="00000000" w:rsidDel="00000000" w:rsidP="00000000" w:rsidRDefault="00000000" w:rsidRPr="00000000" w14:paraId="00000255">
      <w:pPr>
        <w:rPr/>
      </w:pPr>
      <w:r w:rsidDel="00000000" w:rsidR="00000000" w:rsidRPr="00000000">
        <w:rPr>
          <w:rtl w:val="0"/>
        </w:rPr>
        <w:t xml:space="preserve">If you want to disable auto-escaping of variables you can use:</w:t>
      </w:r>
    </w:p>
    <w:p w:rsidR="00000000" w:rsidDel="00000000" w:rsidP="00000000" w:rsidRDefault="00000000" w:rsidRPr="00000000" w14:paraId="00000256">
      <w:pPr>
        <w:rPr/>
      </w:pPr>
      <w:r w:rsidDel="00000000" w:rsidR="00000000" w:rsidRPr="00000000">
        <w:rPr>
          <w:rtl w:val="0"/>
        </w:rPr>
        <w:t xml:space="preserve">{% autoescape off %}</w:t>
      </w:r>
    </w:p>
    <w:p w:rsidR="00000000" w:rsidDel="00000000" w:rsidP="00000000" w:rsidRDefault="00000000" w:rsidRPr="00000000" w14:paraId="00000257">
      <w:pPr>
        <w:rPr/>
      </w:pPr>
      <w:r w:rsidDel="00000000" w:rsidR="00000000" w:rsidRPr="00000000">
        <w:rPr>
          <w:rtl w:val="0"/>
        </w:rPr>
        <w:t xml:space="preserve">    {% firstof var1 var2 var3 "&lt;strong&gt;fallback value&lt;/strong&gt;" %}</w:t>
      </w:r>
    </w:p>
    <w:p w:rsidR="00000000" w:rsidDel="00000000" w:rsidP="00000000" w:rsidRDefault="00000000" w:rsidRPr="00000000" w14:paraId="00000258">
      <w:pPr>
        <w:rPr/>
      </w:pPr>
      <w:r w:rsidDel="00000000" w:rsidR="00000000" w:rsidRPr="00000000">
        <w:rPr>
          <w:rtl w:val="0"/>
        </w:rPr>
        <w:t xml:space="preserve">{% autoescape %}</w:t>
      </w:r>
    </w:p>
    <w:p w:rsidR="00000000" w:rsidDel="00000000" w:rsidP="00000000" w:rsidRDefault="00000000" w:rsidRPr="00000000" w14:paraId="00000259">
      <w:pPr>
        <w:rPr/>
      </w:pPr>
      <w:r w:rsidDel="00000000" w:rsidR="00000000" w:rsidRPr="00000000">
        <w:rPr>
          <w:rtl w:val="0"/>
        </w:rPr>
      </w:r>
    </w:p>
    <w:p w:rsidR="00000000" w:rsidDel="00000000" w:rsidP="00000000" w:rsidRDefault="00000000" w:rsidRPr="00000000" w14:paraId="0000025A">
      <w:pPr>
        <w:rPr/>
      </w:pPr>
      <w:r w:rsidDel="00000000" w:rsidR="00000000" w:rsidRPr="00000000">
        <w:rPr>
          <w:rtl w:val="0"/>
        </w:rPr>
        <w:t xml:space="preserve">Or if only some variables should be escaped, you can use:</w:t>
      </w:r>
    </w:p>
    <w:p w:rsidR="00000000" w:rsidDel="00000000" w:rsidP="00000000" w:rsidRDefault="00000000" w:rsidRPr="00000000" w14:paraId="0000025B">
      <w:pPr>
        <w:rPr/>
      </w:pPr>
      <w:r w:rsidDel="00000000" w:rsidR="00000000" w:rsidRPr="00000000">
        <w:rPr>
          <w:rtl w:val="0"/>
        </w:rPr>
        <w:t xml:space="preserve">{% firstof var1 var2|safe var3 "&lt;strong&gt;fallback value&lt;/strong&gt;"|safe %}</w:t>
      </w:r>
    </w:p>
    <w:p w:rsidR="00000000" w:rsidDel="00000000" w:rsidP="00000000" w:rsidRDefault="00000000" w:rsidRPr="00000000" w14:paraId="0000025C">
      <w:pPr>
        <w:rPr/>
      </w:pPr>
      <w:r w:rsidDel="00000000" w:rsidR="00000000" w:rsidRPr="00000000">
        <w:rPr>
          <w:rtl w:val="0"/>
        </w:rPr>
      </w:r>
    </w:p>
    <w:p w:rsidR="00000000" w:rsidDel="00000000" w:rsidP="00000000" w:rsidRDefault="00000000" w:rsidRPr="00000000" w14:paraId="0000025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5E">
      <w:pPr>
        <w:rPr/>
      </w:pPr>
      <w:r w:rsidDel="00000000" w:rsidR="00000000" w:rsidRPr="00000000">
        <w:rPr>
          <w:rtl w:val="0"/>
        </w:rPr>
        <w:t xml:space="preserve">for</w:t>
      </w:r>
    </w:p>
    <w:p w:rsidR="00000000" w:rsidDel="00000000" w:rsidP="00000000" w:rsidRDefault="00000000" w:rsidRPr="00000000" w14:paraId="0000025F">
      <w:pPr>
        <w:rPr/>
      </w:pPr>
      <w:r w:rsidDel="00000000" w:rsidR="00000000" w:rsidRPr="00000000">
        <w:rPr>
          <w:rtl w:val="0"/>
        </w:rPr>
        <w:t xml:space="preserve">Loop over each item in an array.</w:t>
      </w:r>
    </w:p>
    <w:p w:rsidR="00000000" w:rsidDel="00000000" w:rsidP="00000000" w:rsidRDefault="00000000" w:rsidRPr="00000000" w14:paraId="00000260">
      <w:pPr>
        <w:rPr/>
      </w:pPr>
      <w:r w:rsidDel="00000000" w:rsidR="00000000" w:rsidRPr="00000000">
        <w:rPr>
          <w:rtl w:val="0"/>
        </w:rPr>
        <w:t xml:space="preserve">For example, to display a list of athletes given athlete_list:</w:t>
      </w:r>
    </w:p>
    <w:p w:rsidR="00000000" w:rsidDel="00000000" w:rsidP="00000000" w:rsidRDefault="00000000" w:rsidRPr="00000000" w14:paraId="00000261">
      <w:pPr>
        <w:rPr/>
      </w:pPr>
      <w:r w:rsidDel="00000000" w:rsidR="00000000" w:rsidRPr="00000000">
        <w:rPr>
          <w:rtl w:val="0"/>
        </w:rPr>
        <w:t xml:space="preserve">&lt;ul&gt;</w:t>
      </w:r>
    </w:p>
    <w:p w:rsidR="00000000" w:rsidDel="00000000" w:rsidP="00000000" w:rsidRDefault="00000000" w:rsidRPr="00000000" w14:paraId="00000262">
      <w:pPr>
        <w:rPr/>
      </w:pPr>
      <w:r w:rsidDel="00000000" w:rsidR="00000000" w:rsidRPr="00000000">
        <w:rPr>
          <w:rtl w:val="0"/>
        </w:rPr>
        <w:t xml:space="preserve">{% for athlete in athlete_list %}</w:t>
      </w:r>
    </w:p>
    <w:p w:rsidR="00000000" w:rsidDel="00000000" w:rsidP="00000000" w:rsidRDefault="00000000" w:rsidRPr="00000000" w14:paraId="00000263">
      <w:pPr>
        <w:rPr/>
      </w:pPr>
      <w:r w:rsidDel="00000000" w:rsidR="00000000" w:rsidRPr="00000000">
        <w:rPr>
          <w:rtl w:val="0"/>
        </w:rPr>
        <w:t xml:space="preserve">    &lt;li&gt;{{ athlete.name }}&lt;/li&gt;</w:t>
      </w:r>
    </w:p>
    <w:p w:rsidR="00000000" w:rsidDel="00000000" w:rsidP="00000000" w:rsidRDefault="00000000" w:rsidRPr="00000000" w14:paraId="00000264">
      <w:pPr>
        <w:rPr/>
      </w:pPr>
      <w:r w:rsidDel="00000000" w:rsidR="00000000" w:rsidRPr="00000000">
        <w:rPr>
          <w:rtl w:val="0"/>
        </w:rPr>
        <w:t xml:space="preserve">{% endfor %}</w:t>
      </w:r>
    </w:p>
    <w:p w:rsidR="00000000" w:rsidDel="00000000" w:rsidP="00000000" w:rsidRDefault="00000000" w:rsidRPr="00000000" w14:paraId="00000265">
      <w:pPr>
        <w:rPr/>
      </w:pPr>
      <w:r w:rsidDel="00000000" w:rsidR="00000000" w:rsidRPr="00000000">
        <w:rPr>
          <w:rtl w:val="0"/>
        </w:rPr>
        <w:t xml:space="preserve">&lt;/ul&gt;</w:t>
      </w:r>
    </w:p>
    <w:p w:rsidR="00000000" w:rsidDel="00000000" w:rsidP="00000000" w:rsidRDefault="00000000" w:rsidRPr="00000000" w14:paraId="00000266">
      <w:pPr>
        <w:rPr/>
      </w:pPr>
      <w:r w:rsidDel="00000000" w:rsidR="00000000" w:rsidRPr="00000000">
        <w:rPr>
          <w:rtl w:val="0"/>
        </w:rPr>
      </w:r>
    </w:p>
    <w:p w:rsidR="00000000" w:rsidDel="00000000" w:rsidP="00000000" w:rsidRDefault="00000000" w:rsidRPr="00000000" w14:paraId="00000267">
      <w:pPr>
        <w:rPr/>
      </w:pPr>
      <w:r w:rsidDel="00000000" w:rsidR="00000000" w:rsidRPr="00000000">
        <w:rPr>
          <w:rtl w:val="0"/>
        </w:rPr>
        <w:t xml:space="preserve">You can loop over a list in reverse by using {% for obj in list reversed %}.</w:t>
      </w:r>
    </w:p>
    <w:p w:rsidR="00000000" w:rsidDel="00000000" w:rsidP="00000000" w:rsidRDefault="00000000" w:rsidRPr="00000000" w14:paraId="00000268">
      <w:pPr>
        <w:rPr/>
      </w:pPr>
      <w:r w:rsidDel="00000000" w:rsidR="00000000" w:rsidRPr="00000000">
        <w:rPr>
          <w:rtl w:val="0"/>
        </w:rPr>
        <w:t xml:space="preserve">You can also unpack multiple values from a two-dimensional array:</w:t>
      </w:r>
    </w:p>
    <w:p w:rsidR="00000000" w:rsidDel="00000000" w:rsidP="00000000" w:rsidRDefault="00000000" w:rsidRPr="00000000" w14:paraId="00000269">
      <w:pPr>
        <w:rPr/>
      </w:pPr>
      <w:r w:rsidDel="00000000" w:rsidR="00000000" w:rsidRPr="00000000">
        <w:rPr>
          <w:rtl w:val="0"/>
        </w:rPr>
        <w:t xml:space="preserve">{% for key,value in dict.items %}</w:t>
      </w:r>
    </w:p>
    <w:p w:rsidR="00000000" w:rsidDel="00000000" w:rsidP="00000000" w:rsidRDefault="00000000" w:rsidRPr="00000000" w14:paraId="0000026A">
      <w:pPr>
        <w:rPr/>
      </w:pPr>
      <w:r w:rsidDel="00000000" w:rsidR="00000000" w:rsidRPr="00000000">
        <w:rPr>
          <w:rtl w:val="0"/>
        </w:rPr>
        <w:t xml:space="preserve">    {{ key }}: {{ value }}</w:t>
      </w:r>
    </w:p>
    <w:p w:rsidR="00000000" w:rsidDel="00000000" w:rsidP="00000000" w:rsidRDefault="00000000" w:rsidRPr="00000000" w14:paraId="0000026B">
      <w:pPr>
        <w:rPr/>
      </w:pPr>
      <w:r w:rsidDel="00000000" w:rsidR="00000000" w:rsidRPr="00000000">
        <w:rPr>
          <w:rtl w:val="0"/>
        </w:rPr>
        <w:t xml:space="preserve">{% endfor %}</w:t>
      </w:r>
    </w:p>
    <w:p w:rsidR="00000000" w:rsidDel="00000000" w:rsidP="00000000" w:rsidRDefault="00000000" w:rsidRPr="00000000" w14:paraId="0000026C">
      <w:pPr>
        <w:rPr/>
      </w:pPr>
      <w:r w:rsidDel="00000000" w:rsidR="00000000" w:rsidRPr="00000000">
        <w:rPr>
          <w:rtl w:val="0"/>
        </w:rPr>
      </w:r>
    </w:p>
    <w:p w:rsidR="00000000" w:rsidDel="00000000" w:rsidP="00000000" w:rsidRDefault="00000000" w:rsidRPr="00000000" w14:paraId="0000026D">
      <w:pPr>
        <w:rPr/>
      </w:pPr>
      <w:r w:rsidDel="00000000" w:rsidR="00000000" w:rsidRPr="00000000">
        <w:rPr>
          <w:rtl w:val="0"/>
        </w:rPr>
        <w:t xml:space="preserve">The for tag can take an optional {% empty %} clause that will be displayed if the given array is empty or could not be found:</w:t>
      </w:r>
    </w:p>
    <w:p w:rsidR="00000000" w:rsidDel="00000000" w:rsidP="00000000" w:rsidRDefault="00000000" w:rsidRPr="00000000" w14:paraId="0000026E">
      <w:pPr>
        <w:rPr/>
      </w:pPr>
      <w:r w:rsidDel="00000000" w:rsidR="00000000" w:rsidRPr="00000000">
        <w:rPr>
          <w:rtl w:val="0"/>
        </w:rPr>
        <w:t xml:space="preserve">&lt;ul&gt;</w:t>
      </w:r>
    </w:p>
    <w:p w:rsidR="00000000" w:rsidDel="00000000" w:rsidP="00000000" w:rsidRDefault="00000000" w:rsidRPr="00000000" w14:paraId="0000026F">
      <w:pPr>
        <w:rPr/>
      </w:pPr>
      <w:r w:rsidDel="00000000" w:rsidR="00000000" w:rsidRPr="00000000">
        <w:rPr>
          <w:rtl w:val="0"/>
        </w:rPr>
        <w:t xml:space="preserve">  {% for athlete in athlete_list %}</w:t>
      </w:r>
    </w:p>
    <w:p w:rsidR="00000000" w:rsidDel="00000000" w:rsidP="00000000" w:rsidRDefault="00000000" w:rsidRPr="00000000" w14:paraId="00000270">
      <w:pPr>
        <w:rPr/>
      </w:pPr>
      <w:r w:rsidDel="00000000" w:rsidR="00000000" w:rsidRPr="00000000">
        <w:rPr>
          <w:rtl w:val="0"/>
        </w:rPr>
        <w:t xml:space="preserve">    &lt;li&gt;{{ athlete.name }}&lt;/li&gt;</w:t>
      </w:r>
    </w:p>
    <w:p w:rsidR="00000000" w:rsidDel="00000000" w:rsidP="00000000" w:rsidRDefault="00000000" w:rsidRPr="00000000" w14:paraId="00000271">
      <w:pPr>
        <w:rPr/>
      </w:pPr>
      <w:r w:rsidDel="00000000" w:rsidR="00000000" w:rsidRPr="00000000">
        <w:rPr>
          <w:rtl w:val="0"/>
        </w:rPr>
        <w:t xml:space="preserve">  {% empty %}</w:t>
      </w:r>
    </w:p>
    <w:p w:rsidR="00000000" w:rsidDel="00000000" w:rsidP="00000000" w:rsidRDefault="00000000" w:rsidRPr="00000000" w14:paraId="00000272">
      <w:pPr>
        <w:rPr/>
      </w:pPr>
      <w:r w:rsidDel="00000000" w:rsidR="00000000" w:rsidRPr="00000000">
        <w:rPr>
          <w:rtl w:val="0"/>
        </w:rPr>
        <w:t xml:space="preserve">    &lt;li&gt;Sorry, no athletes in this list.&lt;/li&gt;</w:t>
      </w:r>
    </w:p>
    <w:p w:rsidR="00000000" w:rsidDel="00000000" w:rsidP="00000000" w:rsidRDefault="00000000" w:rsidRPr="00000000" w14:paraId="00000273">
      <w:pPr>
        <w:rPr/>
      </w:pPr>
      <w:r w:rsidDel="00000000" w:rsidR="00000000" w:rsidRPr="00000000">
        <w:rPr>
          <w:rtl w:val="0"/>
        </w:rPr>
        <w:t xml:space="preserve">  {% endfor %}</w:t>
      </w:r>
    </w:p>
    <w:p w:rsidR="00000000" w:rsidDel="00000000" w:rsidP="00000000" w:rsidRDefault="00000000" w:rsidRPr="00000000" w14:paraId="00000274">
      <w:pPr>
        <w:rPr/>
      </w:pPr>
      <w:r w:rsidDel="00000000" w:rsidR="00000000" w:rsidRPr="00000000">
        <w:rPr>
          <w:rtl w:val="0"/>
        </w:rPr>
        <w:t xml:space="preserve">&lt;ul&gt;</w:t>
      </w:r>
    </w:p>
    <w:p w:rsidR="00000000" w:rsidDel="00000000" w:rsidP="00000000" w:rsidRDefault="00000000" w:rsidRPr="00000000" w14:paraId="00000275">
      <w:pPr>
        <w:rPr/>
      </w:pPr>
      <w:r w:rsidDel="00000000" w:rsidR="00000000" w:rsidRPr="00000000">
        <w:rPr>
          <w:rtl w:val="0"/>
        </w:rPr>
      </w:r>
    </w:p>
    <w:p w:rsidR="00000000" w:rsidDel="00000000" w:rsidP="00000000" w:rsidRDefault="00000000" w:rsidRPr="00000000" w14:paraId="00000276">
      <w:pPr>
        <w:rPr/>
      </w:pPr>
      <w:r w:rsidDel="00000000" w:rsidR="00000000" w:rsidRPr="00000000">
        <w:rPr>
          <w:rtl w:val="0"/>
        </w:rPr>
        <w:t xml:space="preserve">The above is equivalent to -- but shorter, cleaner, and possibly faster than -- the following:</w:t>
      </w:r>
    </w:p>
    <w:p w:rsidR="00000000" w:rsidDel="00000000" w:rsidP="00000000" w:rsidRDefault="00000000" w:rsidRPr="00000000" w14:paraId="00000277">
      <w:pPr>
        <w:rPr/>
      </w:pPr>
      <w:r w:rsidDel="00000000" w:rsidR="00000000" w:rsidRPr="00000000">
        <w:rPr>
          <w:rtl w:val="0"/>
        </w:rPr>
        <w:t xml:space="preserve">&lt;ul&gt;</w:t>
      </w:r>
    </w:p>
    <w:p w:rsidR="00000000" w:rsidDel="00000000" w:rsidP="00000000" w:rsidRDefault="00000000" w:rsidRPr="00000000" w14:paraId="00000278">
      <w:pPr>
        <w:rPr/>
      </w:pPr>
      <w:r w:rsidDel="00000000" w:rsidR="00000000" w:rsidRPr="00000000">
        <w:rPr>
          <w:rtl w:val="0"/>
        </w:rPr>
        <w:t xml:space="preserve">  {% if athlete_list %}</w:t>
      </w:r>
    </w:p>
    <w:p w:rsidR="00000000" w:rsidDel="00000000" w:rsidP="00000000" w:rsidRDefault="00000000" w:rsidRPr="00000000" w14:paraId="00000279">
      <w:pPr>
        <w:rPr/>
      </w:pPr>
      <w:r w:rsidDel="00000000" w:rsidR="00000000" w:rsidRPr="00000000">
        <w:rPr>
          <w:rtl w:val="0"/>
        </w:rPr>
        <w:t xml:space="preserve">    {% for athlete in athlete_list %}</w:t>
      </w:r>
    </w:p>
    <w:p w:rsidR="00000000" w:rsidDel="00000000" w:rsidP="00000000" w:rsidRDefault="00000000" w:rsidRPr="00000000" w14:paraId="0000027A">
      <w:pPr>
        <w:rPr/>
      </w:pPr>
      <w:r w:rsidDel="00000000" w:rsidR="00000000" w:rsidRPr="00000000">
        <w:rPr>
          <w:rtl w:val="0"/>
        </w:rPr>
        <w:t xml:space="preserve">      &lt;li&gt;{{ athlete.name }}&lt;/li&gt;</w:t>
      </w:r>
    </w:p>
    <w:p w:rsidR="00000000" w:rsidDel="00000000" w:rsidP="00000000" w:rsidRDefault="00000000" w:rsidRPr="00000000" w14:paraId="0000027B">
      <w:pPr>
        <w:rPr/>
      </w:pPr>
      <w:r w:rsidDel="00000000" w:rsidR="00000000" w:rsidRPr="00000000">
        <w:rPr>
          <w:rtl w:val="0"/>
        </w:rPr>
        <w:t xml:space="preserve">    {% endfor %}</w:t>
      </w:r>
    </w:p>
    <w:p w:rsidR="00000000" w:rsidDel="00000000" w:rsidP="00000000" w:rsidRDefault="00000000" w:rsidRPr="00000000" w14:paraId="0000027C">
      <w:pPr>
        <w:rPr/>
      </w:pPr>
      <w:r w:rsidDel="00000000" w:rsidR="00000000" w:rsidRPr="00000000">
        <w:rPr>
          <w:rtl w:val="0"/>
        </w:rPr>
        <w:t xml:space="preserve">  {% else %}</w:t>
      </w:r>
    </w:p>
    <w:p w:rsidR="00000000" w:rsidDel="00000000" w:rsidP="00000000" w:rsidRDefault="00000000" w:rsidRPr="00000000" w14:paraId="0000027D">
      <w:pPr>
        <w:rPr/>
      </w:pPr>
      <w:r w:rsidDel="00000000" w:rsidR="00000000" w:rsidRPr="00000000">
        <w:rPr>
          <w:rtl w:val="0"/>
        </w:rPr>
        <w:t xml:space="preserve">    &lt;li&gt;Sorry, no athletes in this list.&lt;/li&gt;</w:t>
      </w:r>
    </w:p>
    <w:p w:rsidR="00000000" w:rsidDel="00000000" w:rsidP="00000000" w:rsidRDefault="00000000" w:rsidRPr="00000000" w14:paraId="0000027E">
      <w:pPr>
        <w:rPr/>
      </w:pPr>
      <w:r w:rsidDel="00000000" w:rsidR="00000000" w:rsidRPr="00000000">
        <w:rPr>
          <w:rtl w:val="0"/>
        </w:rPr>
        <w:t xml:space="preserve">  {% endif %}</w:t>
      </w:r>
    </w:p>
    <w:p w:rsidR="00000000" w:rsidDel="00000000" w:rsidP="00000000" w:rsidRDefault="00000000" w:rsidRPr="00000000" w14:paraId="0000027F">
      <w:pPr>
        <w:rPr/>
      </w:pPr>
      <w:r w:rsidDel="00000000" w:rsidR="00000000" w:rsidRPr="00000000">
        <w:rPr>
          <w:rtl w:val="0"/>
        </w:rPr>
        <w:t xml:space="preserve">&lt;/ul&gt;</w:t>
      </w:r>
    </w:p>
    <w:p w:rsidR="00000000" w:rsidDel="00000000" w:rsidP="00000000" w:rsidRDefault="00000000" w:rsidRPr="00000000" w14:paraId="00000280">
      <w:pPr>
        <w:rPr/>
      </w:pPr>
      <w:r w:rsidDel="00000000" w:rsidR="00000000" w:rsidRPr="00000000">
        <w:rPr>
          <w:rtl w:val="0"/>
        </w:rPr>
      </w:r>
    </w:p>
    <w:p w:rsidR="00000000" w:rsidDel="00000000" w:rsidP="00000000" w:rsidRDefault="00000000" w:rsidRPr="00000000" w14:paraId="00000281">
      <w:pPr>
        <w:rPr/>
      </w:pPr>
      <w:r w:rsidDel="00000000" w:rsidR="00000000" w:rsidRPr="00000000">
        <w:rPr>
          <w:rtl w:val="0"/>
        </w:rPr>
        <w:t xml:space="preserve">The for loop sets a number of variables available within the loop:</w:t>
      </w:r>
    </w:p>
    <w:tbl>
      <w:tblPr>
        <w:tblStyle w:val="Table3"/>
        <w:tblW w:w="9360.0" w:type="dxa"/>
        <w:jc w:val="left"/>
        <w:tblInd w:w="160.0" w:type="pct"/>
        <w:tblBorders>
          <w:top w:color="cccccc" w:space="0" w:sz="6" w:val="single"/>
          <w:left w:color="cccccc" w:space="0" w:sz="6" w:val="single"/>
          <w:bottom w:color="cccccc" w:space="0" w:sz="6" w:val="single"/>
          <w:right w:color="cccccc" w:space="0" w:sz="6" w:val="single"/>
          <w:insideH w:color="cccccc" w:space="0" w:sz="6" w:val="single"/>
          <w:insideV w:color="cccccc" w:space="0" w:sz="6" w:val="single"/>
        </w:tblBorders>
        <w:tblLayout w:type="fixed"/>
        <w:tblLook w:val="0600"/>
      </w:tblPr>
      <w:tblGrid>
        <w:gridCol w:w="3291.428571428571"/>
        <w:gridCol w:w="6068.571428571429"/>
        <w:tblGridChange w:id="0">
          <w:tblGrid>
            <w:gridCol w:w="3291.428571428571"/>
            <w:gridCol w:w="6068.571428571429"/>
          </w:tblGrid>
        </w:tblGridChange>
      </w:tblGrid>
      <w:tr>
        <w:trPr>
          <w:trHeight w:val="360" w:hRule="atLeast"/>
        </w:trPr>
        <w:tc>
          <w:tcPr>
            <w:tcBorders>
              <w:top w:color="eeeeee" w:space="0" w:sz="6" w:val="single"/>
              <w:left w:color="000000" w:space="0" w:sz="0" w:val="nil"/>
              <w:bottom w:color="eeeeee" w:space="0" w:sz="6" w:val="single"/>
              <w:right w:color="000000" w:space="0" w:sz="0" w:val="nil"/>
            </w:tcBorders>
            <w:shd w:fill="f6f6f6" w:val="clear"/>
            <w:tcMar>
              <w:top w:w="80.0" w:type="dxa"/>
              <w:left w:w="160.0" w:type="dxa"/>
              <w:bottom w:w="80.0" w:type="dxa"/>
              <w:right w:w="160.0" w:type="dxa"/>
            </w:tcMar>
            <w:vAlign w:val="top"/>
          </w:tcPr>
          <w:p w:rsidR="00000000" w:rsidDel="00000000" w:rsidP="00000000" w:rsidRDefault="00000000" w:rsidRPr="00000000" w14:paraId="00000282">
            <w:pPr>
              <w:spacing w:line="240" w:lineRule="auto"/>
              <w:rPr/>
            </w:pPr>
            <w:r w:rsidDel="00000000" w:rsidR="00000000" w:rsidRPr="00000000">
              <w:rPr>
                <w:rtl w:val="0"/>
              </w:rPr>
              <w:t xml:space="preserve">VARIABLE</w:t>
            </w:r>
          </w:p>
        </w:tc>
        <w:tc>
          <w:tcPr>
            <w:tcBorders>
              <w:top w:color="eeeeee" w:space="0" w:sz="6" w:val="single"/>
              <w:left w:color="000000" w:space="0" w:sz="0" w:val="nil"/>
              <w:bottom w:color="eeeeee" w:space="0" w:sz="6" w:val="single"/>
              <w:right w:color="000000" w:space="0" w:sz="0" w:val="nil"/>
            </w:tcBorders>
            <w:shd w:fill="f6f6f6" w:val="clear"/>
            <w:tcMar>
              <w:top w:w="80.0" w:type="dxa"/>
              <w:left w:w="160.0" w:type="dxa"/>
              <w:bottom w:w="80.0" w:type="dxa"/>
              <w:right w:w="160.0" w:type="dxa"/>
            </w:tcMar>
            <w:vAlign w:val="top"/>
          </w:tcPr>
          <w:p w:rsidR="00000000" w:rsidDel="00000000" w:rsidP="00000000" w:rsidRDefault="00000000" w:rsidRPr="00000000" w14:paraId="00000283">
            <w:pPr>
              <w:spacing w:line="240" w:lineRule="auto"/>
              <w:rPr/>
            </w:pPr>
            <w:r w:rsidDel="00000000" w:rsidR="00000000" w:rsidRPr="00000000">
              <w:rPr>
                <w:rtl w:val="0"/>
              </w:rPr>
              <w:t xml:space="preserve">DESCRIPTION</w:t>
            </w:r>
          </w:p>
        </w:tc>
      </w:tr>
      <w:tr>
        <w:trPr>
          <w:trHeight w:val="460" w:hRule="atLeast"/>
        </w:trPr>
        <w:tc>
          <w:tcPr>
            <w:tcBorders>
              <w:top w:color="cccccc" w:space="0" w:sz="6" w:val="single"/>
              <w:left w:color="cccccc" w:space="0" w:sz="6" w:val="single"/>
              <w:bottom w:color="eeeeee" w:space="0" w:sz="6" w:val="single"/>
              <w:right w:color="cccccc" w:space="0" w:sz="6" w:val="single"/>
            </w:tcBorders>
            <w:tcMar>
              <w:top w:w="120.0" w:type="dxa"/>
              <w:left w:w="120.0" w:type="dxa"/>
              <w:bottom w:w="120.0" w:type="dxa"/>
              <w:right w:w="120.0" w:type="dxa"/>
            </w:tcMar>
            <w:vAlign w:val="top"/>
          </w:tcPr>
          <w:p w:rsidR="00000000" w:rsidDel="00000000" w:rsidP="00000000" w:rsidRDefault="00000000" w:rsidRPr="00000000" w14:paraId="00000284">
            <w:pPr>
              <w:spacing w:line="240" w:lineRule="auto"/>
              <w:rPr/>
            </w:pPr>
            <w:r w:rsidDel="00000000" w:rsidR="00000000" w:rsidRPr="00000000">
              <w:rPr>
                <w:rtl w:val="0"/>
              </w:rPr>
              <w:t xml:space="preserve">forloop.counter</w:t>
            </w:r>
          </w:p>
        </w:tc>
        <w:tc>
          <w:tcPr>
            <w:tcBorders>
              <w:top w:color="cccccc" w:space="0" w:sz="6" w:val="single"/>
              <w:left w:color="cccccc" w:space="0" w:sz="6" w:val="single"/>
              <w:bottom w:color="eeeeee" w:space="0" w:sz="6" w:val="single"/>
              <w:right w:color="cccccc" w:space="0" w:sz="6" w:val="single"/>
            </w:tcBorders>
            <w:tcMar>
              <w:top w:w="120.0" w:type="dxa"/>
              <w:left w:w="120.0" w:type="dxa"/>
              <w:bottom w:w="120.0" w:type="dxa"/>
              <w:right w:w="120.0" w:type="dxa"/>
            </w:tcMar>
            <w:vAlign w:val="top"/>
          </w:tcPr>
          <w:p w:rsidR="00000000" w:rsidDel="00000000" w:rsidP="00000000" w:rsidRDefault="00000000" w:rsidRPr="00000000" w14:paraId="00000285">
            <w:pPr>
              <w:spacing w:line="240" w:lineRule="auto"/>
              <w:rPr/>
            </w:pPr>
            <w:r w:rsidDel="00000000" w:rsidR="00000000" w:rsidRPr="00000000">
              <w:rPr>
                <w:rtl w:val="0"/>
              </w:rPr>
              <w:t xml:space="preserve">The current iteration of the loop (1-indexed)</w:t>
            </w:r>
          </w:p>
        </w:tc>
      </w:tr>
      <w:tr>
        <w:trPr>
          <w:trHeight w:val="460" w:hRule="atLeast"/>
        </w:trPr>
        <w:tc>
          <w:tcPr>
            <w:tcBorders>
              <w:top w:color="cccccc" w:space="0" w:sz="6" w:val="single"/>
              <w:left w:color="cccccc" w:space="0" w:sz="6" w:val="single"/>
              <w:bottom w:color="eeeeee" w:space="0" w:sz="6" w:val="single"/>
              <w:right w:color="cccccc" w:space="0" w:sz="6" w:val="single"/>
            </w:tcBorders>
            <w:tcMar>
              <w:top w:w="120.0" w:type="dxa"/>
              <w:left w:w="120.0" w:type="dxa"/>
              <w:bottom w:w="120.0" w:type="dxa"/>
              <w:right w:w="120.0" w:type="dxa"/>
            </w:tcMar>
            <w:vAlign w:val="top"/>
          </w:tcPr>
          <w:p w:rsidR="00000000" w:rsidDel="00000000" w:rsidP="00000000" w:rsidRDefault="00000000" w:rsidRPr="00000000" w14:paraId="00000286">
            <w:pPr>
              <w:spacing w:line="240" w:lineRule="auto"/>
              <w:rPr/>
            </w:pPr>
            <w:r w:rsidDel="00000000" w:rsidR="00000000" w:rsidRPr="00000000">
              <w:rPr>
                <w:rtl w:val="0"/>
              </w:rPr>
              <w:t xml:space="preserve">forloop.counter0</w:t>
            </w:r>
          </w:p>
        </w:tc>
        <w:tc>
          <w:tcPr>
            <w:tcBorders>
              <w:top w:color="cccccc" w:space="0" w:sz="6" w:val="single"/>
              <w:left w:color="cccccc" w:space="0" w:sz="6" w:val="single"/>
              <w:bottom w:color="eeeeee" w:space="0" w:sz="6" w:val="single"/>
              <w:right w:color="cccccc" w:space="0" w:sz="6" w:val="single"/>
            </w:tcBorders>
            <w:tcMar>
              <w:top w:w="120.0" w:type="dxa"/>
              <w:left w:w="120.0" w:type="dxa"/>
              <w:bottom w:w="120.0" w:type="dxa"/>
              <w:right w:w="120.0" w:type="dxa"/>
            </w:tcMar>
            <w:vAlign w:val="top"/>
          </w:tcPr>
          <w:p w:rsidR="00000000" w:rsidDel="00000000" w:rsidP="00000000" w:rsidRDefault="00000000" w:rsidRPr="00000000" w14:paraId="00000287">
            <w:pPr>
              <w:spacing w:line="240" w:lineRule="auto"/>
              <w:rPr/>
            </w:pPr>
            <w:r w:rsidDel="00000000" w:rsidR="00000000" w:rsidRPr="00000000">
              <w:rPr>
                <w:rtl w:val="0"/>
              </w:rPr>
              <w:t xml:space="preserve">The current iteration of the loop (0-indexed)</w:t>
            </w:r>
          </w:p>
        </w:tc>
      </w:tr>
      <w:tr>
        <w:trPr>
          <w:trHeight w:val="680" w:hRule="atLeast"/>
        </w:trPr>
        <w:tc>
          <w:tcPr>
            <w:tcBorders>
              <w:top w:color="cccccc" w:space="0" w:sz="6" w:val="single"/>
              <w:left w:color="cccccc" w:space="0" w:sz="6" w:val="single"/>
              <w:bottom w:color="eeeeee" w:space="0" w:sz="6" w:val="single"/>
              <w:right w:color="cccccc" w:space="0" w:sz="6" w:val="single"/>
            </w:tcBorders>
            <w:tcMar>
              <w:top w:w="120.0" w:type="dxa"/>
              <w:left w:w="120.0" w:type="dxa"/>
              <w:bottom w:w="120.0" w:type="dxa"/>
              <w:right w:w="120.0" w:type="dxa"/>
            </w:tcMar>
            <w:vAlign w:val="top"/>
          </w:tcPr>
          <w:p w:rsidR="00000000" w:rsidDel="00000000" w:rsidP="00000000" w:rsidRDefault="00000000" w:rsidRPr="00000000" w14:paraId="00000288">
            <w:pPr>
              <w:spacing w:line="240" w:lineRule="auto"/>
              <w:rPr/>
            </w:pPr>
            <w:r w:rsidDel="00000000" w:rsidR="00000000" w:rsidRPr="00000000">
              <w:rPr>
                <w:rtl w:val="0"/>
              </w:rPr>
              <w:t xml:space="preserve">forloop.revcounter</w:t>
            </w:r>
          </w:p>
        </w:tc>
        <w:tc>
          <w:tcPr>
            <w:tcBorders>
              <w:top w:color="cccccc" w:space="0" w:sz="6" w:val="single"/>
              <w:left w:color="cccccc" w:space="0" w:sz="6" w:val="single"/>
              <w:bottom w:color="eeeeee" w:space="0" w:sz="6" w:val="single"/>
              <w:right w:color="cccccc" w:space="0" w:sz="6" w:val="single"/>
            </w:tcBorders>
            <w:tcMar>
              <w:top w:w="120.0" w:type="dxa"/>
              <w:left w:w="120.0" w:type="dxa"/>
              <w:bottom w:w="120.0" w:type="dxa"/>
              <w:right w:w="120.0" w:type="dxa"/>
            </w:tcMar>
            <w:vAlign w:val="top"/>
          </w:tcPr>
          <w:p w:rsidR="00000000" w:rsidDel="00000000" w:rsidP="00000000" w:rsidRDefault="00000000" w:rsidRPr="00000000" w14:paraId="00000289">
            <w:pPr>
              <w:spacing w:line="240" w:lineRule="auto"/>
              <w:rPr/>
            </w:pPr>
            <w:r w:rsidDel="00000000" w:rsidR="00000000" w:rsidRPr="00000000">
              <w:rPr>
                <w:rtl w:val="0"/>
              </w:rPr>
              <w:t xml:space="preserve">The number of iterations from the end of the loop (1-indexed)</w:t>
            </w:r>
          </w:p>
        </w:tc>
      </w:tr>
      <w:tr>
        <w:trPr>
          <w:trHeight w:val="680" w:hRule="atLeast"/>
        </w:trPr>
        <w:tc>
          <w:tcPr>
            <w:tcBorders>
              <w:top w:color="cccccc" w:space="0" w:sz="6" w:val="single"/>
              <w:left w:color="cccccc" w:space="0" w:sz="6" w:val="single"/>
              <w:bottom w:color="eeeeee" w:space="0" w:sz="6" w:val="single"/>
              <w:right w:color="cccccc" w:space="0" w:sz="6" w:val="single"/>
            </w:tcBorders>
            <w:tcMar>
              <w:top w:w="120.0" w:type="dxa"/>
              <w:left w:w="120.0" w:type="dxa"/>
              <w:bottom w:w="120.0" w:type="dxa"/>
              <w:right w:w="120.0" w:type="dxa"/>
            </w:tcMar>
            <w:vAlign w:val="top"/>
          </w:tcPr>
          <w:p w:rsidR="00000000" w:rsidDel="00000000" w:rsidP="00000000" w:rsidRDefault="00000000" w:rsidRPr="00000000" w14:paraId="0000028A">
            <w:pPr>
              <w:spacing w:line="240" w:lineRule="auto"/>
              <w:rPr/>
            </w:pPr>
            <w:r w:rsidDel="00000000" w:rsidR="00000000" w:rsidRPr="00000000">
              <w:rPr>
                <w:rtl w:val="0"/>
              </w:rPr>
              <w:t xml:space="preserve">forloop.revcounter0</w:t>
            </w:r>
          </w:p>
        </w:tc>
        <w:tc>
          <w:tcPr>
            <w:tcBorders>
              <w:top w:color="cccccc" w:space="0" w:sz="6" w:val="single"/>
              <w:left w:color="cccccc" w:space="0" w:sz="6" w:val="single"/>
              <w:bottom w:color="eeeeee" w:space="0" w:sz="6" w:val="single"/>
              <w:right w:color="cccccc" w:space="0" w:sz="6" w:val="single"/>
            </w:tcBorders>
            <w:tcMar>
              <w:top w:w="120.0" w:type="dxa"/>
              <w:left w:w="120.0" w:type="dxa"/>
              <w:bottom w:w="120.0" w:type="dxa"/>
              <w:right w:w="120.0" w:type="dxa"/>
            </w:tcMar>
            <w:vAlign w:val="top"/>
          </w:tcPr>
          <w:p w:rsidR="00000000" w:rsidDel="00000000" w:rsidP="00000000" w:rsidRDefault="00000000" w:rsidRPr="00000000" w14:paraId="0000028B">
            <w:pPr>
              <w:spacing w:line="240" w:lineRule="auto"/>
              <w:rPr/>
            </w:pPr>
            <w:r w:rsidDel="00000000" w:rsidR="00000000" w:rsidRPr="00000000">
              <w:rPr>
                <w:rtl w:val="0"/>
              </w:rPr>
              <w:t xml:space="preserve">The number of iterations from the end of the loop (0-indexed)</w:t>
            </w:r>
          </w:p>
        </w:tc>
      </w:tr>
      <w:tr>
        <w:trPr>
          <w:trHeight w:val="460" w:hRule="atLeast"/>
        </w:trPr>
        <w:tc>
          <w:tcPr>
            <w:tcBorders>
              <w:top w:color="cccccc" w:space="0" w:sz="6" w:val="single"/>
              <w:left w:color="cccccc" w:space="0" w:sz="6" w:val="single"/>
              <w:bottom w:color="eeeeee" w:space="0" w:sz="6" w:val="single"/>
              <w:right w:color="cccccc" w:space="0" w:sz="6" w:val="single"/>
            </w:tcBorders>
            <w:tcMar>
              <w:top w:w="120.0" w:type="dxa"/>
              <w:left w:w="120.0" w:type="dxa"/>
              <w:bottom w:w="120.0" w:type="dxa"/>
              <w:right w:w="120.0" w:type="dxa"/>
            </w:tcMar>
            <w:vAlign w:val="top"/>
          </w:tcPr>
          <w:p w:rsidR="00000000" w:rsidDel="00000000" w:rsidP="00000000" w:rsidRDefault="00000000" w:rsidRPr="00000000" w14:paraId="0000028C">
            <w:pPr>
              <w:spacing w:line="240" w:lineRule="auto"/>
              <w:rPr/>
            </w:pPr>
            <w:r w:rsidDel="00000000" w:rsidR="00000000" w:rsidRPr="00000000">
              <w:rPr>
                <w:rtl w:val="0"/>
              </w:rPr>
              <w:t xml:space="preserve">forloop.first</w:t>
            </w:r>
          </w:p>
        </w:tc>
        <w:tc>
          <w:tcPr>
            <w:tcBorders>
              <w:top w:color="cccccc" w:space="0" w:sz="6" w:val="single"/>
              <w:left w:color="cccccc" w:space="0" w:sz="6" w:val="single"/>
              <w:bottom w:color="eeeeee" w:space="0" w:sz="6" w:val="single"/>
              <w:right w:color="cccccc" w:space="0" w:sz="6" w:val="single"/>
            </w:tcBorders>
            <w:tcMar>
              <w:top w:w="120.0" w:type="dxa"/>
              <w:left w:w="120.0" w:type="dxa"/>
              <w:bottom w:w="120.0" w:type="dxa"/>
              <w:right w:w="120.0" w:type="dxa"/>
            </w:tcMar>
            <w:vAlign w:val="top"/>
          </w:tcPr>
          <w:p w:rsidR="00000000" w:rsidDel="00000000" w:rsidP="00000000" w:rsidRDefault="00000000" w:rsidRPr="00000000" w14:paraId="0000028D">
            <w:pPr>
              <w:spacing w:line="240" w:lineRule="auto"/>
              <w:rPr/>
            </w:pPr>
            <w:r w:rsidDel="00000000" w:rsidR="00000000" w:rsidRPr="00000000">
              <w:rPr>
                <w:rtl w:val="0"/>
              </w:rPr>
              <w:t xml:space="preserve">True if this is the first time through the loop</w:t>
            </w:r>
          </w:p>
        </w:tc>
      </w:tr>
      <w:tr>
        <w:trPr>
          <w:trHeight w:val="460" w:hRule="atLeast"/>
        </w:trPr>
        <w:tc>
          <w:tcPr>
            <w:tcBorders>
              <w:top w:color="cccccc" w:space="0" w:sz="6" w:val="single"/>
              <w:left w:color="cccccc" w:space="0" w:sz="6" w:val="single"/>
              <w:bottom w:color="eeeeee" w:space="0" w:sz="6" w:val="single"/>
              <w:right w:color="cccccc" w:space="0" w:sz="6" w:val="single"/>
            </w:tcBorders>
            <w:tcMar>
              <w:top w:w="120.0" w:type="dxa"/>
              <w:left w:w="120.0" w:type="dxa"/>
              <w:bottom w:w="120.0" w:type="dxa"/>
              <w:right w:w="120.0" w:type="dxa"/>
            </w:tcMar>
            <w:vAlign w:val="top"/>
          </w:tcPr>
          <w:p w:rsidR="00000000" w:rsidDel="00000000" w:rsidP="00000000" w:rsidRDefault="00000000" w:rsidRPr="00000000" w14:paraId="0000028E">
            <w:pPr>
              <w:spacing w:line="240" w:lineRule="auto"/>
              <w:rPr/>
            </w:pPr>
            <w:r w:rsidDel="00000000" w:rsidR="00000000" w:rsidRPr="00000000">
              <w:rPr>
                <w:rtl w:val="0"/>
              </w:rPr>
              <w:t xml:space="preserve">forloop.last</w:t>
            </w:r>
          </w:p>
        </w:tc>
        <w:tc>
          <w:tcPr>
            <w:tcBorders>
              <w:top w:color="cccccc" w:space="0" w:sz="6" w:val="single"/>
              <w:left w:color="cccccc" w:space="0" w:sz="6" w:val="single"/>
              <w:bottom w:color="eeeeee" w:space="0" w:sz="6" w:val="single"/>
              <w:right w:color="cccccc" w:space="0" w:sz="6" w:val="single"/>
            </w:tcBorders>
            <w:tcMar>
              <w:top w:w="120.0" w:type="dxa"/>
              <w:left w:w="120.0" w:type="dxa"/>
              <w:bottom w:w="120.0" w:type="dxa"/>
              <w:right w:w="120.0" w:type="dxa"/>
            </w:tcMar>
            <w:vAlign w:val="top"/>
          </w:tcPr>
          <w:p w:rsidR="00000000" w:rsidDel="00000000" w:rsidP="00000000" w:rsidRDefault="00000000" w:rsidRPr="00000000" w14:paraId="0000028F">
            <w:pPr>
              <w:spacing w:line="240" w:lineRule="auto"/>
              <w:rPr/>
            </w:pPr>
            <w:r w:rsidDel="00000000" w:rsidR="00000000" w:rsidRPr="00000000">
              <w:rPr>
                <w:rtl w:val="0"/>
              </w:rPr>
              <w:t xml:space="preserve">True if this is the last time through the loop</w:t>
            </w:r>
          </w:p>
        </w:tc>
      </w:tr>
      <w:tr>
        <w:trPr>
          <w:trHeight w:val="460" w:hRule="atLeast"/>
        </w:trPr>
        <w:tc>
          <w:tcPr>
            <w:tcBorders>
              <w:top w:color="cccccc" w:space="0" w:sz="6" w:val="single"/>
              <w:left w:color="cccccc" w:space="0" w:sz="6" w:val="single"/>
              <w:bottom w:color="eeeeee" w:space="0" w:sz="6" w:val="single"/>
              <w:right w:color="cccccc" w:space="0" w:sz="6" w:val="single"/>
            </w:tcBorders>
            <w:tcMar>
              <w:top w:w="120.0" w:type="dxa"/>
              <w:left w:w="120.0" w:type="dxa"/>
              <w:bottom w:w="120.0" w:type="dxa"/>
              <w:right w:w="120.0" w:type="dxa"/>
            </w:tcMar>
            <w:vAlign w:val="top"/>
          </w:tcPr>
          <w:p w:rsidR="00000000" w:rsidDel="00000000" w:rsidP="00000000" w:rsidRDefault="00000000" w:rsidRPr="00000000" w14:paraId="00000290">
            <w:pPr>
              <w:spacing w:line="240" w:lineRule="auto"/>
              <w:rPr/>
            </w:pPr>
            <w:r w:rsidDel="00000000" w:rsidR="00000000" w:rsidRPr="00000000">
              <w:rPr>
                <w:rtl w:val="0"/>
              </w:rPr>
              <w:t xml:space="preserve">forloop.parentloop</w:t>
            </w:r>
          </w:p>
        </w:tc>
        <w:tc>
          <w:tcPr>
            <w:tcBorders>
              <w:top w:color="cccccc" w:space="0" w:sz="6" w:val="single"/>
              <w:left w:color="cccccc" w:space="0" w:sz="6" w:val="single"/>
              <w:bottom w:color="eeeeee" w:space="0" w:sz="6" w:val="single"/>
              <w:right w:color="cccccc" w:space="0" w:sz="6" w:val="single"/>
            </w:tcBorders>
            <w:tcMar>
              <w:top w:w="120.0" w:type="dxa"/>
              <w:left w:w="120.0" w:type="dxa"/>
              <w:bottom w:w="120.0" w:type="dxa"/>
              <w:right w:w="120.0" w:type="dxa"/>
            </w:tcMar>
            <w:vAlign w:val="top"/>
          </w:tcPr>
          <w:p w:rsidR="00000000" w:rsidDel="00000000" w:rsidP="00000000" w:rsidRDefault="00000000" w:rsidRPr="00000000" w14:paraId="00000291">
            <w:pPr>
              <w:spacing w:line="240" w:lineRule="auto"/>
              <w:rPr/>
            </w:pPr>
            <w:r w:rsidDel="00000000" w:rsidR="00000000" w:rsidRPr="00000000">
              <w:rPr>
                <w:rtl w:val="0"/>
              </w:rPr>
              <w:t xml:space="preserve">For nested loops, this is the loop "above" the current one</w:t>
            </w:r>
          </w:p>
        </w:tc>
      </w:tr>
    </w:tbl>
    <w:p w:rsidR="00000000" w:rsidDel="00000000" w:rsidP="00000000" w:rsidRDefault="00000000" w:rsidRPr="00000000" w14:paraId="0000029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93">
      <w:pPr>
        <w:rPr/>
      </w:pPr>
      <w:r w:rsidDel="00000000" w:rsidR="00000000" w:rsidRPr="00000000">
        <w:rPr>
          <w:rtl w:val="0"/>
        </w:rPr>
        <w:t xml:space="preserve">if</w:t>
      </w:r>
    </w:p>
    <w:p w:rsidR="00000000" w:rsidDel="00000000" w:rsidP="00000000" w:rsidRDefault="00000000" w:rsidRPr="00000000" w14:paraId="00000294">
      <w:pPr>
        <w:rPr/>
      </w:pPr>
      <w:r w:rsidDel="00000000" w:rsidR="00000000" w:rsidRPr="00000000">
        <w:rPr>
          <w:rtl w:val="0"/>
        </w:rPr>
        <w:t xml:space="preserve">Evaluate a variable, and if that variable is "true" (i.e., exists, is not empty, and is not a false boolean value), output the contents of the block:</w:t>
      </w:r>
    </w:p>
    <w:p w:rsidR="00000000" w:rsidDel="00000000" w:rsidP="00000000" w:rsidRDefault="00000000" w:rsidRPr="00000000" w14:paraId="00000295">
      <w:pPr>
        <w:rPr/>
      </w:pPr>
      <w:r w:rsidDel="00000000" w:rsidR="00000000" w:rsidRPr="00000000">
        <w:rPr>
          <w:rtl w:val="0"/>
        </w:rPr>
        <w:t xml:space="preserve">{% if athlete_list %}</w:t>
      </w:r>
    </w:p>
    <w:p w:rsidR="00000000" w:rsidDel="00000000" w:rsidP="00000000" w:rsidRDefault="00000000" w:rsidRPr="00000000" w14:paraId="00000296">
      <w:pPr>
        <w:rPr/>
      </w:pPr>
      <w:r w:rsidDel="00000000" w:rsidR="00000000" w:rsidRPr="00000000">
        <w:rPr>
          <w:rtl w:val="0"/>
        </w:rPr>
        <w:t xml:space="preserve">    Number of athletes: {{ athlete_list|count }}</w:t>
      </w:r>
    </w:p>
    <w:p w:rsidR="00000000" w:rsidDel="00000000" w:rsidP="00000000" w:rsidRDefault="00000000" w:rsidRPr="00000000" w14:paraId="00000297">
      <w:pPr>
        <w:rPr/>
      </w:pPr>
      <w:r w:rsidDel="00000000" w:rsidR="00000000" w:rsidRPr="00000000">
        <w:rPr>
          <w:rtl w:val="0"/>
        </w:rPr>
        <w:t xml:space="preserve">{% elif athlete_in_locker_room_list %}</w:t>
      </w:r>
    </w:p>
    <w:p w:rsidR="00000000" w:rsidDel="00000000" w:rsidP="00000000" w:rsidRDefault="00000000" w:rsidRPr="00000000" w14:paraId="00000298">
      <w:pPr>
        <w:rPr/>
      </w:pPr>
      <w:r w:rsidDel="00000000" w:rsidR="00000000" w:rsidRPr="00000000">
        <w:rPr>
          <w:rtl w:val="0"/>
        </w:rPr>
        <w:t xml:space="preserve">    Athletes should be out of the locker room soon!</w:t>
      </w:r>
    </w:p>
    <w:p w:rsidR="00000000" w:rsidDel="00000000" w:rsidP="00000000" w:rsidRDefault="00000000" w:rsidRPr="00000000" w14:paraId="00000299">
      <w:pPr>
        <w:rPr/>
      </w:pPr>
      <w:r w:rsidDel="00000000" w:rsidR="00000000" w:rsidRPr="00000000">
        <w:rPr>
          <w:rtl w:val="0"/>
        </w:rPr>
        <w:t xml:space="preserve">{% else %}</w:t>
      </w:r>
    </w:p>
    <w:p w:rsidR="00000000" w:rsidDel="00000000" w:rsidP="00000000" w:rsidRDefault="00000000" w:rsidRPr="00000000" w14:paraId="0000029A">
      <w:pPr>
        <w:rPr/>
      </w:pPr>
      <w:r w:rsidDel="00000000" w:rsidR="00000000" w:rsidRPr="00000000">
        <w:rPr>
          <w:rtl w:val="0"/>
        </w:rPr>
        <w:t xml:space="preserve">    No athletes.</w:t>
      </w:r>
    </w:p>
    <w:p w:rsidR="00000000" w:rsidDel="00000000" w:rsidP="00000000" w:rsidRDefault="00000000" w:rsidRPr="00000000" w14:paraId="0000029B">
      <w:pPr>
        <w:rPr/>
      </w:pPr>
      <w:r w:rsidDel="00000000" w:rsidR="00000000" w:rsidRPr="00000000">
        <w:rPr>
          <w:rtl w:val="0"/>
        </w:rPr>
        <w:t xml:space="preserve">{% endif %}</w:t>
      </w:r>
    </w:p>
    <w:p w:rsidR="00000000" w:rsidDel="00000000" w:rsidP="00000000" w:rsidRDefault="00000000" w:rsidRPr="00000000" w14:paraId="0000029C">
      <w:pPr>
        <w:rPr/>
      </w:pPr>
      <w:r w:rsidDel="00000000" w:rsidR="00000000" w:rsidRPr="00000000">
        <w:rPr>
          <w:rtl w:val="0"/>
        </w:rPr>
      </w:r>
    </w:p>
    <w:p w:rsidR="00000000" w:rsidDel="00000000" w:rsidP="00000000" w:rsidRDefault="00000000" w:rsidRPr="00000000" w14:paraId="0000029D">
      <w:pPr>
        <w:rPr/>
      </w:pPr>
      <w:r w:rsidDel="00000000" w:rsidR="00000000" w:rsidRPr="00000000">
        <w:rPr>
          <w:rtl w:val="0"/>
        </w:rPr>
        <w:t xml:space="preserve">In the above, if athlete_list is not empty, the number of athletes will be displayed by the {{ athlete_list|count }} variable.</w:t>
      </w:r>
    </w:p>
    <w:p w:rsidR="00000000" w:rsidDel="00000000" w:rsidP="00000000" w:rsidRDefault="00000000" w:rsidRPr="00000000" w14:paraId="0000029E">
      <w:pPr>
        <w:rPr/>
      </w:pPr>
      <w:r w:rsidDel="00000000" w:rsidR="00000000" w:rsidRPr="00000000">
        <w:rPr>
          <w:rtl w:val="0"/>
        </w:rPr>
        <w:t xml:space="preserve">The if tag may take one or several `` {% elif %}`` clauses, as well as an {% else %} clause that will be displayed if all previous conditions fail. These clauses are optional.</w:t>
      </w:r>
    </w:p>
    <w:p w:rsidR="00000000" w:rsidDel="00000000" w:rsidP="00000000" w:rsidRDefault="00000000" w:rsidRPr="00000000" w14:paraId="0000029F">
      <w:pPr>
        <w:rPr/>
      </w:pPr>
      <w:r w:rsidDel="00000000" w:rsidR="00000000" w:rsidRPr="00000000">
        <w:rPr>
          <w:rtl w:val="0"/>
        </w:rPr>
        <w:t xml:space="preserve">if tags may use or, and or not to test a number of variables or to negate a given variable:</w:t>
      </w:r>
    </w:p>
    <w:p w:rsidR="00000000" w:rsidDel="00000000" w:rsidP="00000000" w:rsidRDefault="00000000" w:rsidRPr="00000000" w14:paraId="000002A0">
      <w:pPr>
        <w:rPr/>
      </w:pPr>
      <w:r w:rsidDel="00000000" w:rsidR="00000000" w:rsidRPr="00000000">
        <w:rPr>
          <w:rtl w:val="0"/>
        </w:rPr>
        <w:t xml:space="preserve">{% if not athlete_list %}</w:t>
      </w:r>
    </w:p>
    <w:p w:rsidR="00000000" w:rsidDel="00000000" w:rsidP="00000000" w:rsidRDefault="00000000" w:rsidRPr="00000000" w14:paraId="000002A1">
      <w:pPr>
        <w:rPr/>
      </w:pPr>
      <w:r w:rsidDel="00000000" w:rsidR="00000000" w:rsidRPr="00000000">
        <w:rPr>
          <w:rtl w:val="0"/>
        </w:rPr>
        <w:t xml:space="preserve">    There are no athletes.</w:t>
      </w:r>
    </w:p>
    <w:p w:rsidR="00000000" w:rsidDel="00000000" w:rsidP="00000000" w:rsidRDefault="00000000" w:rsidRPr="00000000" w14:paraId="000002A2">
      <w:pPr>
        <w:rPr/>
      </w:pPr>
      <w:r w:rsidDel="00000000" w:rsidR="00000000" w:rsidRPr="00000000">
        <w:rPr>
          <w:rtl w:val="0"/>
        </w:rPr>
        <w:t xml:space="preserve">{% endif %}</w:t>
      </w:r>
    </w:p>
    <w:p w:rsidR="00000000" w:rsidDel="00000000" w:rsidP="00000000" w:rsidRDefault="00000000" w:rsidRPr="00000000" w14:paraId="000002A3">
      <w:pPr>
        <w:rPr/>
      </w:pPr>
      <w:r w:rsidDel="00000000" w:rsidR="00000000" w:rsidRPr="00000000">
        <w:rPr>
          <w:rtl w:val="0"/>
        </w:rPr>
      </w:r>
    </w:p>
    <w:p w:rsidR="00000000" w:rsidDel="00000000" w:rsidP="00000000" w:rsidRDefault="00000000" w:rsidRPr="00000000" w14:paraId="000002A4">
      <w:pPr>
        <w:rPr/>
      </w:pPr>
      <w:r w:rsidDel="00000000" w:rsidR="00000000" w:rsidRPr="00000000">
        <w:rPr>
          <w:rtl w:val="0"/>
        </w:rPr>
        <w:t xml:space="preserve">{% if athlete_list or coach_list %}</w:t>
      </w:r>
    </w:p>
    <w:p w:rsidR="00000000" w:rsidDel="00000000" w:rsidP="00000000" w:rsidRDefault="00000000" w:rsidRPr="00000000" w14:paraId="000002A5">
      <w:pPr>
        <w:rPr/>
      </w:pPr>
      <w:r w:rsidDel="00000000" w:rsidR="00000000" w:rsidRPr="00000000">
        <w:rPr>
          <w:rtl w:val="0"/>
        </w:rPr>
        <w:t xml:space="preserve">    There are some athletes or some coaches.</w:t>
      </w:r>
    </w:p>
    <w:p w:rsidR="00000000" w:rsidDel="00000000" w:rsidP="00000000" w:rsidRDefault="00000000" w:rsidRPr="00000000" w14:paraId="000002A6">
      <w:pPr>
        <w:rPr/>
      </w:pPr>
      <w:r w:rsidDel="00000000" w:rsidR="00000000" w:rsidRPr="00000000">
        <w:rPr>
          <w:rtl w:val="0"/>
        </w:rPr>
        <w:t xml:space="preserve">{% endif %}</w:t>
      </w:r>
    </w:p>
    <w:p w:rsidR="00000000" w:rsidDel="00000000" w:rsidP="00000000" w:rsidRDefault="00000000" w:rsidRPr="00000000" w14:paraId="000002A7">
      <w:pPr>
        <w:rPr/>
      </w:pPr>
      <w:r w:rsidDel="00000000" w:rsidR="00000000" w:rsidRPr="00000000">
        <w:rPr>
          <w:rtl w:val="0"/>
        </w:rPr>
      </w:r>
    </w:p>
    <w:p w:rsidR="00000000" w:rsidDel="00000000" w:rsidP="00000000" w:rsidRDefault="00000000" w:rsidRPr="00000000" w14:paraId="000002A8">
      <w:pPr>
        <w:rPr/>
      </w:pPr>
      <w:r w:rsidDel="00000000" w:rsidR="00000000" w:rsidRPr="00000000">
        <w:rPr>
          <w:rtl w:val="0"/>
        </w:rPr>
        <w:t xml:space="preserve">{% if athlete_list and coach_list %}</w:t>
      </w:r>
    </w:p>
    <w:p w:rsidR="00000000" w:rsidDel="00000000" w:rsidP="00000000" w:rsidRDefault="00000000" w:rsidRPr="00000000" w14:paraId="000002A9">
      <w:pPr>
        <w:rPr/>
      </w:pPr>
      <w:r w:rsidDel="00000000" w:rsidR="00000000" w:rsidRPr="00000000">
        <w:rPr>
          <w:rtl w:val="0"/>
        </w:rPr>
        <w:t xml:space="preserve">    Both athletes and coaches are available.</w:t>
      </w:r>
    </w:p>
    <w:p w:rsidR="00000000" w:rsidDel="00000000" w:rsidP="00000000" w:rsidRDefault="00000000" w:rsidRPr="00000000" w14:paraId="000002AA">
      <w:pPr>
        <w:rPr/>
      </w:pPr>
      <w:r w:rsidDel="00000000" w:rsidR="00000000" w:rsidRPr="00000000">
        <w:rPr>
          <w:rtl w:val="0"/>
        </w:rPr>
        <w:t xml:space="preserve">{% endif %}</w:t>
      </w:r>
    </w:p>
    <w:p w:rsidR="00000000" w:rsidDel="00000000" w:rsidP="00000000" w:rsidRDefault="00000000" w:rsidRPr="00000000" w14:paraId="000002AB">
      <w:pPr>
        <w:rPr/>
      </w:pPr>
      <w:r w:rsidDel="00000000" w:rsidR="00000000" w:rsidRPr="00000000">
        <w:rPr>
          <w:rtl w:val="0"/>
        </w:rPr>
      </w:r>
    </w:p>
    <w:p w:rsidR="00000000" w:rsidDel="00000000" w:rsidP="00000000" w:rsidRDefault="00000000" w:rsidRPr="00000000" w14:paraId="000002AC">
      <w:pPr>
        <w:rPr/>
      </w:pPr>
      <w:r w:rsidDel="00000000" w:rsidR="00000000" w:rsidRPr="00000000">
        <w:rPr>
          <w:rtl w:val="0"/>
        </w:rPr>
        <w:t xml:space="preserve">{% if not athlete_list or coach_list %}</w:t>
      </w:r>
    </w:p>
    <w:p w:rsidR="00000000" w:rsidDel="00000000" w:rsidP="00000000" w:rsidRDefault="00000000" w:rsidRPr="00000000" w14:paraId="000002AD">
      <w:pPr>
        <w:rPr/>
      </w:pPr>
      <w:r w:rsidDel="00000000" w:rsidR="00000000" w:rsidRPr="00000000">
        <w:rPr>
          <w:rtl w:val="0"/>
        </w:rPr>
        <w:t xml:space="preserve">    There are no athletes, or there are some coaches.</w:t>
      </w:r>
    </w:p>
    <w:p w:rsidR="00000000" w:rsidDel="00000000" w:rsidP="00000000" w:rsidRDefault="00000000" w:rsidRPr="00000000" w14:paraId="000002AE">
      <w:pPr>
        <w:rPr/>
      </w:pPr>
      <w:r w:rsidDel="00000000" w:rsidR="00000000" w:rsidRPr="00000000">
        <w:rPr>
          <w:rtl w:val="0"/>
        </w:rPr>
        <w:t xml:space="preserve">{% endif %}</w:t>
      </w:r>
    </w:p>
    <w:p w:rsidR="00000000" w:rsidDel="00000000" w:rsidP="00000000" w:rsidRDefault="00000000" w:rsidRPr="00000000" w14:paraId="000002AF">
      <w:pPr>
        <w:rPr/>
      </w:pPr>
      <w:r w:rsidDel="00000000" w:rsidR="00000000" w:rsidRPr="00000000">
        <w:rPr>
          <w:rtl w:val="0"/>
        </w:rPr>
      </w:r>
    </w:p>
    <w:p w:rsidR="00000000" w:rsidDel="00000000" w:rsidP="00000000" w:rsidRDefault="00000000" w:rsidRPr="00000000" w14:paraId="000002B0">
      <w:pPr>
        <w:rPr/>
      </w:pPr>
      <w:r w:rsidDel="00000000" w:rsidR="00000000" w:rsidRPr="00000000">
        <w:rPr>
          <w:rtl w:val="0"/>
        </w:rPr>
        <w:t xml:space="preserve">{% if athlete_list and not coach_list %}</w:t>
      </w:r>
    </w:p>
    <w:p w:rsidR="00000000" w:rsidDel="00000000" w:rsidP="00000000" w:rsidRDefault="00000000" w:rsidRPr="00000000" w14:paraId="000002B1">
      <w:pPr>
        <w:rPr/>
      </w:pPr>
      <w:r w:rsidDel="00000000" w:rsidR="00000000" w:rsidRPr="00000000">
        <w:rPr>
          <w:rtl w:val="0"/>
        </w:rPr>
        <w:t xml:space="preserve">    There are some athletes and absolutely no coaches.</w:t>
      </w:r>
    </w:p>
    <w:p w:rsidR="00000000" w:rsidDel="00000000" w:rsidP="00000000" w:rsidRDefault="00000000" w:rsidRPr="00000000" w14:paraId="000002B2">
      <w:pPr>
        <w:rPr/>
      </w:pPr>
      <w:r w:rsidDel="00000000" w:rsidR="00000000" w:rsidRPr="00000000">
        <w:rPr>
          <w:rtl w:val="0"/>
        </w:rPr>
        <w:t xml:space="preserve">{% endif %}</w:t>
      </w:r>
    </w:p>
    <w:p w:rsidR="00000000" w:rsidDel="00000000" w:rsidP="00000000" w:rsidRDefault="00000000" w:rsidRPr="00000000" w14:paraId="000002B3">
      <w:pPr>
        <w:rPr/>
      </w:pPr>
      <w:r w:rsidDel="00000000" w:rsidR="00000000" w:rsidRPr="00000000">
        <w:rPr>
          <w:rtl w:val="0"/>
        </w:rPr>
      </w:r>
    </w:p>
    <w:p w:rsidR="00000000" w:rsidDel="00000000" w:rsidP="00000000" w:rsidRDefault="00000000" w:rsidRPr="00000000" w14:paraId="000002B4">
      <w:pPr>
        <w:rPr/>
      </w:pPr>
      <w:r w:rsidDel="00000000" w:rsidR="00000000" w:rsidRPr="00000000">
        <w:rPr>
          <w:rtl w:val="0"/>
        </w:rPr>
        <w:t xml:space="preserve">Comparison operators are also available, and the use of filters is also allowed, for example:</w:t>
      </w:r>
    </w:p>
    <w:p w:rsidR="00000000" w:rsidDel="00000000" w:rsidP="00000000" w:rsidRDefault="00000000" w:rsidRPr="00000000" w14:paraId="000002B5">
      <w:pPr>
        <w:rPr/>
      </w:pPr>
      <w:r w:rsidDel="00000000" w:rsidR="00000000" w:rsidRPr="00000000">
        <w:rPr>
          <w:rtl w:val="0"/>
        </w:rPr>
        <w:t xml:space="preserve">{% if articles|length &gt;= 5 %}...{% endif %}</w:t>
      </w:r>
    </w:p>
    <w:p w:rsidR="00000000" w:rsidDel="00000000" w:rsidP="00000000" w:rsidRDefault="00000000" w:rsidRPr="00000000" w14:paraId="000002B6">
      <w:pPr>
        <w:rPr/>
      </w:pPr>
      <w:r w:rsidDel="00000000" w:rsidR="00000000" w:rsidRPr="00000000">
        <w:rPr>
          <w:rtl w:val="0"/>
        </w:rPr>
      </w:r>
    </w:p>
    <w:p w:rsidR="00000000" w:rsidDel="00000000" w:rsidP="00000000" w:rsidRDefault="00000000" w:rsidRPr="00000000" w14:paraId="000002B7">
      <w:pPr>
        <w:rPr/>
      </w:pPr>
      <w:r w:rsidDel="00000000" w:rsidR="00000000" w:rsidRPr="00000000">
        <w:rPr>
          <w:rtl w:val="0"/>
        </w:rPr>
        <w:t xml:space="preserve">Arguments and operators _must_ have a space between them, so {% if 1&gt;2 %} is not a valid if tag.</w:t>
      </w:r>
    </w:p>
    <w:p w:rsidR="00000000" w:rsidDel="00000000" w:rsidP="00000000" w:rsidRDefault="00000000" w:rsidRPr="00000000" w14:paraId="000002B8">
      <w:pPr>
        <w:rPr/>
      </w:pPr>
      <w:r w:rsidDel="00000000" w:rsidR="00000000" w:rsidRPr="00000000">
        <w:rPr>
          <w:rtl w:val="0"/>
        </w:rPr>
        <w:t xml:space="preserve">All supported operators are: or, and, in, not in ==, !=, &gt;, &gt;=, &lt; and &lt;=.</w:t>
      </w:r>
    </w:p>
    <w:p w:rsidR="00000000" w:rsidDel="00000000" w:rsidP="00000000" w:rsidRDefault="00000000" w:rsidRPr="00000000" w14:paraId="000002B9">
      <w:pPr>
        <w:rPr/>
      </w:pPr>
      <w:r w:rsidDel="00000000" w:rsidR="00000000" w:rsidRPr="00000000">
        <w:rPr>
          <w:rtl w:val="0"/>
        </w:rPr>
        <w:t xml:space="preserve">Operator precedence follows Python.</w:t>
      </w:r>
    </w:p>
    <w:p w:rsidR="00000000" w:rsidDel="00000000" w:rsidP="00000000" w:rsidRDefault="00000000" w:rsidRPr="00000000" w14:paraId="000002B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BB">
      <w:pPr>
        <w:rPr/>
      </w:pPr>
      <w:r w:rsidDel="00000000" w:rsidR="00000000" w:rsidRPr="00000000">
        <w:rPr>
          <w:rtl w:val="0"/>
        </w:rPr>
        <w:t xml:space="preserve">ifchanged</w:t>
      </w:r>
    </w:p>
    <w:p w:rsidR="00000000" w:rsidDel="00000000" w:rsidP="00000000" w:rsidRDefault="00000000" w:rsidRPr="00000000" w14:paraId="000002BC">
      <w:pPr>
        <w:rPr/>
      </w:pPr>
      <w:r w:rsidDel="00000000" w:rsidR="00000000" w:rsidRPr="00000000">
        <w:rPr>
          <w:rtl w:val="0"/>
        </w:rPr>
        <w:t xml:space="preserve">Check if a value has changed from the last iteration of a loop.</w:t>
      </w:r>
    </w:p>
    <w:p w:rsidR="00000000" w:rsidDel="00000000" w:rsidP="00000000" w:rsidRDefault="00000000" w:rsidRPr="00000000" w14:paraId="000002BD">
      <w:pPr>
        <w:rPr/>
      </w:pPr>
      <w:r w:rsidDel="00000000" w:rsidR="00000000" w:rsidRPr="00000000">
        <w:rPr>
          <w:rtl w:val="0"/>
        </w:rPr>
        <w:t xml:space="preserve">The {% ifchanged %} block tag is used within a loop. It has two possible uses.</w:t>
      </w:r>
    </w:p>
    <w:p w:rsidR="00000000" w:rsidDel="00000000" w:rsidP="00000000" w:rsidRDefault="00000000" w:rsidRPr="00000000" w14:paraId="000002BE">
      <w:pPr>
        <w:rPr/>
      </w:pPr>
      <w:r w:rsidDel="00000000" w:rsidR="00000000" w:rsidRPr="00000000">
        <w:rPr>
          <w:rtl w:val="0"/>
        </w:rPr>
        <w:t xml:space="preserve">Check its own rendered contents against its previous state and only displays the content if it has changed. For example, this displays a list of days, only displaying the month if it changes:</w:t>
        <w:br w:type="textWrapping"/>
        <w:t xml:space="preserve">&lt;h1&gt;Archive for {{ year }}&lt;/h1&gt;</w:t>
      </w:r>
    </w:p>
    <w:p w:rsidR="00000000" w:rsidDel="00000000" w:rsidP="00000000" w:rsidRDefault="00000000" w:rsidRPr="00000000" w14:paraId="000002BF">
      <w:pPr>
        <w:rPr/>
      </w:pPr>
      <w:r w:rsidDel="00000000" w:rsidR="00000000" w:rsidRPr="00000000">
        <w:rPr>
          <w:rtl w:val="0"/>
        </w:rPr>
      </w:r>
    </w:p>
    <w:p w:rsidR="00000000" w:rsidDel="00000000" w:rsidP="00000000" w:rsidRDefault="00000000" w:rsidRPr="00000000" w14:paraId="000002C0">
      <w:pPr>
        <w:rPr/>
      </w:pPr>
      <w:r w:rsidDel="00000000" w:rsidR="00000000" w:rsidRPr="00000000">
        <w:rPr>
          <w:rtl w:val="0"/>
        </w:rPr>
        <w:t xml:space="preserve">{% for date in days %}</w:t>
      </w:r>
    </w:p>
    <w:p w:rsidR="00000000" w:rsidDel="00000000" w:rsidP="00000000" w:rsidRDefault="00000000" w:rsidRPr="00000000" w14:paraId="000002C1">
      <w:pPr>
        <w:rPr/>
      </w:pPr>
      <w:r w:rsidDel="00000000" w:rsidR="00000000" w:rsidRPr="00000000">
        <w:rPr>
          <w:rtl w:val="0"/>
        </w:rPr>
        <w:t xml:space="preserve">    {% ifchanged %}&lt;h3&gt;{{ date|date:"F" }}&lt;/h3&gt;{% endifchanged %}</w:t>
      </w:r>
    </w:p>
    <w:p w:rsidR="00000000" w:rsidDel="00000000" w:rsidP="00000000" w:rsidRDefault="00000000" w:rsidRPr="00000000" w14:paraId="000002C2">
      <w:pPr>
        <w:rPr/>
      </w:pPr>
      <w:r w:rsidDel="00000000" w:rsidR="00000000" w:rsidRPr="00000000">
        <w:rPr>
          <w:rtl w:val="0"/>
        </w:rPr>
        <w:t xml:space="preserve">    &lt;a href="{{ date|date:"M/d"|lower }}/"&gt;{{ date|date:"j" }}&lt;/a&gt;</w:t>
      </w:r>
    </w:p>
    <w:p w:rsidR="00000000" w:rsidDel="00000000" w:rsidP="00000000" w:rsidRDefault="00000000" w:rsidRPr="00000000" w14:paraId="000002C3">
      <w:pPr>
        <w:rPr/>
      </w:pPr>
      <w:r w:rsidDel="00000000" w:rsidR="00000000" w:rsidRPr="00000000">
        <w:rPr>
          <w:rtl w:val="0"/>
        </w:rPr>
        <w:t xml:space="preserve">{% endfor %}</w:t>
      </w:r>
    </w:p>
    <w:p w:rsidR="00000000" w:rsidDel="00000000" w:rsidP="00000000" w:rsidRDefault="00000000" w:rsidRPr="00000000" w14:paraId="000002C4">
      <w:pPr>
        <w:numPr>
          <w:ilvl w:val="0"/>
          <w:numId w:val="4"/>
        </w:numPr>
        <w:ind w:left="720" w:hanging="360"/>
      </w:pPr>
      <w:r w:rsidDel="00000000" w:rsidR="00000000" w:rsidRPr="00000000">
        <w:rPr>
          <w:rtl w:val="0"/>
        </w:rPr>
      </w:r>
    </w:p>
    <w:p w:rsidR="00000000" w:rsidDel="00000000" w:rsidP="00000000" w:rsidRDefault="00000000" w:rsidRPr="00000000" w14:paraId="000002C5">
      <w:pPr>
        <w:rPr/>
      </w:pPr>
      <w:r w:rsidDel="00000000" w:rsidR="00000000" w:rsidRPr="00000000">
        <w:rPr>
          <w:rtl w:val="0"/>
        </w:rPr>
        <w:t xml:space="preserve">If given one or more variables, check whether any variable has changed. For example, the following shows the date every time it changes, while showing the hour if either the hour or the date has changed:</w:t>
        <w:br w:type="textWrapping"/>
        <w:t xml:space="preserve">{% for date in days %}</w:t>
      </w:r>
    </w:p>
    <w:p w:rsidR="00000000" w:rsidDel="00000000" w:rsidP="00000000" w:rsidRDefault="00000000" w:rsidRPr="00000000" w14:paraId="000002C6">
      <w:pPr>
        <w:rPr/>
      </w:pPr>
      <w:r w:rsidDel="00000000" w:rsidR="00000000" w:rsidRPr="00000000">
        <w:rPr>
          <w:rtl w:val="0"/>
        </w:rPr>
        <w:t xml:space="preserve">    {% ifchanged date.date %} {{ date.date }} {% endifchanged %}</w:t>
      </w:r>
    </w:p>
    <w:p w:rsidR="00000000" w:rsidDel="00000000" w:rsidP="00000000" w:rsidRDefault="00000000" w:rsidRPr="00000000" w14:paraId="000002C7">
      <w:pPr>
        <w:rPr/>
      </w:pPr>
      <w:r w:rsidDel="00000000" w:rsidR="00000000" w:rsidRPr="00000000">
        <w:rPr>
          <w:rtl w:val="0"/>
        </w:rPr>
        <w:t xml:space="preserve">    {% ifchanged date.hour date.date %}</w:t>
      </w:r>
    </w:p>
    <w:p w:rsidR="00000000" w:rsidDel="00000000" w:rsidP="00000000" w:rsidRDefault="00000000" w:rsidRPr="00000000" w14:paraId="000002C8">
      <w:pPr>
        <w:rPr/>
      </w:pPr>
      <w:r w:rsidDel="00000000" w:rsidR="00000000" w:rsidRPr="00000000">
        <w:rPr>
          <w:rtl w:val="0"/>
        </w:rPr>
        <w:t xml:space="preserve">        {{ date.hour }}</w:t>
      </w:r>
    </w:p>
    <w:p w:rsidR="00000000" w:rsidDel="00000000" w:rsidP="00000000" w:rsidRDefault="00000000" w:rsidRPr="00000000" w14:paraId="000002C9">
      <w:pPr>
        <w:rPr/>
      </w:pPr>
      <w:r w:rsidDel="00000000" w:rsidR="00000000" w:rsidRPr="00000000">
        <w:rPr>
          <w:rtl w:val="0"/>
        </w:rPr>
        <w:t xml:space="preserve">    {% endifchanged %}</w:t>
      </w:r>
    </w:p>
    <w:p w:rsidR="00000000" w:rsidDel="00000000" w:rsidP="00000000" w:rsidRDefault="00000000" w:rsidRPr="00000000" w14:paraId="000002CA">
      <w:pPr>
        <w:rPr/>
      </w:pPr>
      <w:r w:rsidDel="00000000" w:rsidR="00000000" w:rsidRPr="00000000">
        <w:rPr>
          <w:rtl w:val="0"/>
        </w:rPr>
        <w:t xml:space="preserve">{% endfor %}</w:t>
      </w:r>
    </w:p>
    <w:p w:rsidR="00000000" w:rsidDel="00000000" w:rsidP="00000000" w:rsidRDefault="00000000" w:rsidRPr="00000000" w14:paraId="000002CB">
      <w:pPr>
        <w:numPr>
          <w:ilvl w:val="0"/>
          <w:numId w:val="4"/>
        </w:numPr>
        <w:ind w:left="720" w:hanging="360"/>
      </w:pPr>
      <w:r w:rsidDel="00000000" w:rsidR="00000000" w:rsidRPr="00000000">
        <w:rPr>
          <w:rtl w:val="0"/>
        </w:rPr>
      </w:r>
    </w:p>
    <w:p w:rsidR="00000000" w:rsidDel="00000000" w:rsidP="00000000" w:rsidRDefault="00000000" w:rsidRPr="00000000" w14:paraId="000002C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CD">
      <w:pPr>
        <w:rPr/>
      </w:pPr>
      <w:r w:rsidDel="00000000" w:rsidR="00000000" w:rsidRPr="00000000">
        <w:rPr>
          <w:rtl w:val="0"/>
        </w:rPr>
        <w:t xml:space="preserve">ifequal</w:t>
      </w:r>
    </w:p>
    <w:p w:rsidR="00000000" w:rsidDel="00000000" w:rsidP="00000000" w:rsidRDefault="00000000" w:rsidRPr="00000000" w14:paraId="000002CE">
      <w:pPr>
        <w:rPr/>
      </w:pPr>
      <w:r w:rsidDel="00000000" w:rsidR="00000000" w:rsidRPr="00000000">
        <w:rPr>
          <w:rtl w:val="0"/>
        </w:rPr>
        <w:t xml:space="preserve">Output the contents of the block if the two arguments equal each other.</w:t>
      </w:r>
    </w:p>
    <w:p w:rsidR="00000000" w:rsidDel="00000000" w:rsidP="00000000" w:rsidRDefault="00000000" w:rsidRPr="00000000" w14:paraId="000002CF">
      <w:pPr>
        <w:rPr/>
      </w:pPr>
      <w:r w:rsidDel="00000000" w:rsidR="00000000" w:rsidRPr="00000000">
        <w:rPr>
          <w:rtl w:val="0"/>
        </w:rPr>
        <w:t xml:space="preserve">Examples:</w:t>
      </w:r>
    </w:p>
    <w:p w:rsidR="00000000" w:rsidDel="00000000" w:rsidP="00000000" w:rsidRDefault="00000000" w:rsidRPr="00000000" w14:paraId="000002D0">
      <w:pPr>
        <w:rPr/>
      </w:pPr>
      <w:r w:rsidDel="00000000" w:rsidR="00000000" w:rsidRPr="00000000">
        <w:rPr>
          <w:rtl w:val="0"/>
        </w:rPr>
        <w:t xml:space="preserve">{% ifequal user.id comment.user_id %}</w:t>
      </w:r>
    </w:p>
    <w:p w:rsidR="00000000" w:rsidDel="00000000" w:rsidP="00000000" w:rsidRDefault="00000000" w:rsidRPr="00000000" w14:paraId="000002D1">
      <w:pPr>
        <w:rPr/>
      </w:pPr>
      <w:r w:rsidDel="00000000" w:rsidR="00000000" w:rsidRPr="00000000">
        <w:rPr>
          <w:rtl w:val="0"/>
        </w:rPr>
        <w:t xml:space="preserve">    ...</w:t>
      </w:r>
    </w:p>
    <w:p w:rsidR="00000000" w:rsidDel="00000000" w:rsidP="00000000" w:rsidRDefault="00000000" w:rsidRPr="00000000" w14:paraId="000002D2">
      <w:pPr>
        <w:rPr/>
      </w:pPr>
      <w:r w:rsidDel="00000000" w:rsidR="00000000" w:rsidRPr="00000000">
        <w:rPr>
          <w:rtl w:val="0"/>
        </w:rPr>
        <w:t xml:space="preserve">{% endifequal %}</w:t>
      </w:r>
    </w:p>
    <w:p w:rsidR="00000000" w:rsidDel="00000000" w:rsidP="00000000" w:rsidRDefault="00000000" w:rsidRPr="00000000" w14:paraId="000002D3">
      <w:pPr>
        <w:rPr/>
      </w:pPr>
      <w:r w:rsidDel="00000000" w:rsidR="00000000" w:rsidRPr="00000000">
        <w:rPr>
          <w:rtl w:val="0"/>
        </w:rPr>
      </w:r>
    </w:p>
    <w:p w:rsidR="00000000" w:rsidDel="00000000" w:rsidP="00000000" w:rsidRDefault="00000000" w:rsidRPr="00000000" w14:paraId="000002D4">
      <w:pPr>
        <w:rPr/>
      </w:pPr>
      <w:r w:rsidDel="00000000" w:rsidR="00000000" w:rsidRPr="00000000">
        <w:rPr>
          <w:rtl w:val="0"/>
        </w:rPr>
        <w:t xml:space="preserve">{% ifnotequal user.id comment.user_id %}</w:t>
      </w:r>
    </w:p>
    <w:p w:rsidR="00000000" w:rsidDel="00000000" w:rsidP="00000000" w:rsidRDefault="00000000" w:rsidRPr="00000000" w14:paraId="000002D5">
      <w:pPr>
        <w:rPr/>
      </w:pPr>
      <w:r w:rsidDel="00000000" w:rsidR="00000000" w:rsidRPr="00000000">
        <w:rPr>
          <w:rtl w:val="0"/>
        </w:rPr>
        <w:t xml:space="preserve">    ...</w:t>
      </w:r>
    </w:p>
    <w:p w:rsidR="00000000" w:rsidDel="00000000" w:rsidP="00000000" w:rsidRDefault="00000000" w:rsidRPr="00000000" w14:paraId="000002D6">
      <w:pPr>
        <w:rPr/>
      </w:pPr>
      <w:r w:rsidDel="00000000" w:rsidR="00000000" w:rsidRPr="00000000">
        <w:rPr>
          <w:rtl w:val="0"/>
        </w:rPr>
        <w:t xml:space="preserve">{% else %}</w:t>
      </w:r>
    </w:p>
    <w:p w:rsidR="00000000" w:rsidDel="00000000" w:rsidP="00000000" w:rsidRDefault="00000000" w:rsidRPr="00000000" w14:paraId="000002D7">
      <w:pPr>
        <w:rPr/>
      </w:pPr>
      <w:r w:rsidDel="00000000" w:rsidR="00000000" w:rsidRPr="00000000">
        <w:rPr>
          <w:rtl w:val="0"/>
        </w:rPr>
        <w:t xml:space="preserve">    ...</w:t>
      </w:r>
    </w:p>
    <w:p w:rsidR="00000000" w:rsidDel="00000000" w:rsidP="00000000" w:rsidRDefault="00000000" w:rsidRPr="00000000" w14:paraId="000002D8">
      <w:pPr>
        <w:rPr/>
      </w:pPr>
      <w:r w:rsidDel="00000000" w:rsidR="00000000" w:rsidRPr="00000000">
        <w:rPr>
          <w:rtl w:val="0"/>
        </w:rPr>
        <w:t xml:space="preserve">{% endifnotequal %}</w:t>
      </w:r>
    </w:p>
    <w:p w:rsidR="00000000" w:rsidDel="00000000" w:rsidP="00000000" w:rsidRDefault="00000000" w:rsidRPr="00000000" w14:paraId="000002D9">
      <w:pPr>
        <w:rPr/>
      </w:pPr>
      <w:r w:rsidDel="00000000" w:rsidR="00000000" w:rsidRPr="00000000">
        <w:rPr>
          <w:rtl w:val="0"/>
        </w:rPr>
      </w:r>
    </w:p>
    <w:p w:rsidR="00000000" w:rsidDel="00000000" w:rsidP="00000000" w:rsidRDefault="00000000" w:rsidRPr="00000000" w14:paraId="000002D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DB">
      <w:pPr>
        <w:rPr/>
      </w:pPr>
      <w:r w:rsidDel="00000000" w:rsidR="00000000" w:rsidRPr="00000000">
        <w:rPr>
          <w:rtl w:val="0"/>
        </w:rPr>
        <w:t xml:space="preserve">ifnotequal</w:t>
      </w:r>
    </w:p>
    <w:p w:rsidR="00000000" w:rsidDel="00000000" w:rsidP="00000000" w:rsidRDefault="00000000" w:rsidRPr="00000000" w14:paraId="000002DC">
      <w:pPr>
        <w:rPr/>
      </w:pPr>
      <w:r w:rsidDel="00000000" w:rsidR="00000000" w:rsidRPr="00000000">
        <w:rPr>
          <w:rtl w:val="0"/>
        </w:rPr>
        <w:t xml:space="preserve">Output the contents of the block if the two arguments are not equal. See ifequal.</w:t>
      </w:r>
    </w:p>
    <w:p w:rsidR="00000000" w:rsidDel="00000000" w:rsidP="00000000" w:rsidRDefault="00000000" w:rsidRPr="00000000" w14:paraId="000002D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DE">
      <w:pPr>
        <w:rPr/>
      </w:pPr>
      <w:r w:rsidDel="00000000" w:rsidR="00000000" w:rsidRPr="00000000">
        <w:rPr>
          <w:rtl w:val="0"/>
        </w:rPr>
        <w:t xml:space="preserve">include</w:t>
      </w:r>
    </w:p>
    <w:p w:rsidR="00000000" w:rsidDel="00000000" w:rsidP="00000000" w:rsidRDefault="00000000" w:rsidRPr="00000000" w14:paraId="000002DF">
      <w:pPr>
        <w:rPr/>
      </w:pPr>
      <w:r w:rsidDel="00000000" w:rsidR="00000000" w:rsidRPr="00000000">
        <w:rPr>
          <w:rtl w:val="0"/>
        </w:rPr>
        <w:t xml:space="preserve">Load a template and render it with the current context. You can pass additional context using keyword arguments.</w:t>
      </w:r>
    </w:p>
    <w:p w:rsidR="00000000" w:rsidDel="00000000" w:rsidP="00000000" w:rsidRDefault="00000000" w:rsidRPr="00000000" w14:paraId="000002E0">
      <w:pPr>
        <w:rPr/>
      </w:pPr>
      <w:r w:rsidDel="00000000" w:rsidR="00000000" w:rsidRPr="00000000">
        <w:rPr>
          <w:rtl w:val="0"/>
        </w:rPr>
        <w:t xml:space="preserve">Example:</w:t>
      </w:r>
    </w:p>
    <w:p w:rsidR="00000000" w:rsidDel="00000000" w:rsidP="00000000" w:rsidRDefault="00000000" w:rsidRPr="00000000" w14:paraId="000002E1">
      <w:pPr>
        <w:rPr/>
      </w:pPr>
      <w:r w:rsidDel="00000000" w:rsidR="00000000" w:rsidRPr="00000000">
        <w:rPr>
          <w:rtl w:val="0"/>
        </w:rPr>
        <w:t xml:space="preserve">{% include "foo/some_include" %}</w:t>
      </w:r>
    </w:p>
    <w:p w:rsidR="00000000" w:rsidDel="00000000" w:rsidP="00000000" w:rsidRDefault="00000000" w:rsidRPr="00000000" w14:paraId="000002E2">
      <w:pPr>
        <w:rPr/>
      </w:pPr>
      <w:r w:rsidDel="00000000" w:rsidR="00000000" w:rsidRPr="00000000">
        <w:rPr>
          <w:rtl w:val="0"/>
        </w:rPr>
        <w:t xml:space="preserve">{% include "foo/some_include" with bar="BAZZ!" baz="BING!" %}</w:t>
      </w:r>
    </w:p>
    <w:p w:rsidR="00000000" w:rsidDel="00000000" w:rsidP="00000000" w:rsidRDefault="00000000" w:rsidRPr="00000000" w14:paraId="000002E3">
      <w:pPr>
        <w:rPr/>
      </w:pPr>
      <w:r w:rsidDel="00000000" w:rsidR="00000000" w:rsidRPr="00000000">
        <w:rPr>
          <w:rtl w:val="0"/>
        </w:rPr>
      </w:r>
    </w:p>
    <w:p w:rsidR="00000000" w:rsidDel="00000000" w:rsidP="00000000" w:rsidRDefault="00000000" w:rsidRPr="00000000" w14:paraId="000002E4">
      <w:pPr>
        <w:rPr/>
      </w:pPr>
      <w:r w:rsidDel="00000000" w:rsidR="00000000" w:rsidRPr="00000000">
        <w:rPr>
          <w:rtl w:val="0"/>
        </w:rPr>
        <w:t xml:space="preserve">Use the only argument to exclude the current context when rendering the included template:</w:t>
      </w:r>
    </w:p>
    <w:p w:rsidR="00000000" w:rsidDel="00000000" w:rsidP="00000000" w:rsidRDefault="00000000" w:rsidRPr="00000000" w14:paraId="000002E5">
      <w:pPr>
        <w:rPr/>
      </w:pPr>
      <w:r w:rsidDel="00000000" w:rsidR="00000000" w:rsidRPr="00000000">
        <w:rPr>
          <w:rtl w:val="0"/>
        </w:rPr>
        <w:t xml:space="preserve">{% include "foo/some_include" only %}</w:t>
      </w:r>
    </w:p>
    <w:p w:rsidR="00000000" w:rsidDel="00000000" w:rsidP="00000000" w:rsidRDefault="00000000" w:rsidRPr="00000000" w14:paraId="000002E6">
      <w:pPr>
        <w:rPr/>
      </w:pPr>
      <w:r w:rsidDel="00000000" w:rsidR="00000000" w:rsidRPr="00000000">
        <w:rPr>
          <w:rtl w:val="0"/>
        </w:rPr>
        <w:t xml:space="preserve">{% include "foo/some_include" with bar="1" only %}</w:t>
      </w:r>
    </w:p>
    <w:p w:rsidR="00000000" w:rsidDel="00000000" w:rsidP="00000000" w:rsidRDefault="00000000" w:rsidRPr="00000000" w14:paraId="000002E7">
      <w:pPr>
        <w:rPr/>
      </w:pPr>
      <w:r w:rsidDel="00000000" w:rsidR="00000000" w:rsidRPr="00000000">
        <w:rPr>
          <w:rtl w:val="0"/>
        </w:rPr>
      </w:r>
    </w:p>
    <w:p w:rsidR="00000000" w:rsidDel="00000000" w:rsidP="00000000" w:rsidRDefault="00000000" w:rsidRPr="00000000" w14:paraId="000002E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E9">
      <w:pPr>
        <w:rPr/>
      </w:pPr>
      <w:r w:rsidDel="00000000" w:rsidR="00000000" w:rsidRPr="00000000">
        <w:rPr>
          <w:rtl w:val="0"/>
        </w:rPr>
        <w:t xml:space="preserve">load</w:t>
      </w:r>
    </w:p>
    <w:p w:rsidR="00000000" w:rsidDel="00000000" w:rsidP="00000000" w:rsidRDefault="00000000" w:rsidRPr="00000000" w14:paraId="000002EA">
      <w:pPr>
        <w:rPr/>
      </w:pPr>
      <w:r w:rsidDel="00000000" w:rsidR="00000000" w:rsidRPr="00000000">
        <w:rPr>
          <w:rtl w:val="0"/>
        </w:rPr>
        <w:t xml:space="preserve">Load a custom template tag library into the parser.</w:t>
      </w:r>
    </w:p>
    <w:p w:rsidR="00000000" w:rsidDel="00000000" w:rsidP="00000000" w:rsidRDefault="00000000" w:rsidRPr="00000000" w14:paraId="000002EB">
      <w:pPr>
        <w:rPr/>
      </w:pPr>
      <w:r w:rsidDel="00000000" w:rsidR="00000000" w:rsidRPr="00000000">
        <w:rPr>
          <w:rtl w:val="0"/>
        </w:rPr>
        <w:t xml:space="preserve">For example, to load the template tags in django/templatetags/news/photos.py:</w:t>
      </w:r>
    </w:p>
    <w:p w:rsidR="00000000" w:rsidDel="00000000" w:rsidP="00000000" w:rsidRDefault="00000000" w:rsidRPr="00000000" w14:paraId="000002EC">
      <w:pPr>
        <w:rPr/>
      </w:pPr>
      <w:r w:rsidDel="00000000" w:rsidR="00000000" w:rsidRPr="00000000">
        <w:rPr>
          <w:rtl w:val="0"/>
        </w:rPr>
        <w:t xml:space="preserve">{% load news.photos %}</w:t>
      </w:r>
    </w:p>
    <w:p w:rsidR="00000000" w:rsidDel="00000000" w:rsidP="00000000" w:rsidRDefault="00000000" w:rsidRPr="00000000" w14:paraId="000002ED">
      <w:pPr>
        <w:rPr/>
      </w:pPr>
      <w:r w:rsidDel="00000000" w:rsidR="00000000" w:rsidRPr="00000000">
        <w:rPr>
          <w:rtl w:val="0"/>
        </w:rPr>
      </w:r>
    </w:p>
    <w:p w:rsidR="00000000" w:rsidDel="00000000" w:rsidP="00000000" w:rsidRDefault="00000000" w:rsidRPr="00000000" w14:paraId="000002EE">
      <w:pPr>
        <w:rPr/>
      </w:pPr>
      <w:r w:rsidDel="00000000" w:rsidR="00000000" w:rsidRPr="00000000">
        <w:rPr>
          <w:rtl w:val="0"/>
        </w:rPr>
        <w:t xml:space="preserve">Can also be used to load an individual tag/filter from a library:</w:t>
      </w:r>
    </w:p>
    <w:p w:rsidR="00000000" w:rsidDel="00000000" w:rsidP="00000000" w:rsidRDefault="00000000" w:rsidRPr="00000000" w14:paraId="000002EF">
      <w:pPr>
        <w:rPr/>
      </w:pPr>
      <w:r w:rsidDel="00000000" w:rsidR="00000000" w:rsidRPr="00000000">
        <w:rPr>
          <w:rtl w:val="0"/>
        </w:rPr>
        <w:t xml:space="preserve">{% load byline from news %}</w:t>
      </w:r>
    </w:p>
    <w:p w:rsidR="00000000" w:rsidDel="00000000" w:rsidP="00000000" w:rsidRDefault="00000000" w:rsidRPr="00000000" w14:paraId="000002F0">
      <w:pPr>
        <w:rPr/>
      </w:pPr>
      <w:r w:rsidDel="00000000" w:rsidR="00000000" w:rsidRPr="00000000">
        <w:rPr>
          <w:rtl w:val="0"/>
        </w:rPr>
      </w:r>
    </w:p>
    <w:p w:rsidR="00000000" w:rsidDel="00000000" w:rsidP="00000000" w:rsidRDefault="00000000" w:rsidRPr="00000000" w14:paraId="000002F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F2">
      <w:pPr>
        <w:rPr/>
      </w:pPr>
      <w:r w:rsidDel="00000000" w:rsidR="00000000" w:rsidRPr="00000000">
        <w:rPr>
          <w:rtl w:val="0"/>
        </w:rPr>
        <w:t xml:space="preserve">lorem</w:t>
      </w:r>
    </w:p>
    <w:p w:rsidR="00000000" w:rsidDel="00000000" w:rsidP="00000000" w:rsidRDefault="00000000" w:rsidRPr="00000000" w14:paraId="000002F3">
      <w:pPr>
        <w:rPr/>
      </w:pPr>
      <w:r w:rsidDel="00000000" w:rsidR="00000000" w:rsidRPr="00000000">
        <w:rPr>
          <w:rtl w:val="0"/>
        </w:rPr>
        <w:t xml:space="preserve">Create random Latin text useful for providing test data in templates.</w:t>
      </w:r>
    </w:p>
    <w:p w:rsidR="00000000" w:rsidDel="00000000" w:rsidP="00000000" w:rsidRDefault="00000000" w:rsidRPr="00000000" w14:paraId="000002F4">
      <w:pPr>
        <w:rPr/>
      </w:pPr>
      <w:r w:rsidDel="00000000" w:rsidR="00000000" w:rsidRPr="00000000">
        <w:rPr>
          <w:rtl w:val="0"/>
        </w:rPr>
        <w:t xml:space="preserve">Usage format:</w:t>
      </w:r>
    </w:p>
    <w:p w:rsidR="00000000" w:rsidDel="00000000" w:rsidP="00000000" w:rsidRDefault="00000000" w:rsidRPr="00000000" w14:paraId="000002F5">
      <w:pPr>
        <w:rPr/>
      </w:pPr>
      <w:r w:rsidDel="00000000" w:rsidR="00000000" w:rsidRPr="00000000">
        <w:rPr>
          <w:rtl w:val="0"/>
        </w:rPr>
        <w:t xml:space="preserve">{% lorem [count] [method] [random] %}</w:t>
      </w:r>
    </w:p>
    <w:p w:rsidR="00000000" w:rsidDel="00000000" w:rsidP="00000000" w:rsidRDefault="00000000" w:rsidRPr="00000000" w14:paraId="000002F6">
      <w:pPr>
        <w:rPr/>
      </w:pPr>
      <w:r w:rsidDel="00000000" w:rsidR="00000000" w:rsidRPr="00000000">
        <w:rPr>
          <w:rtl w:val="0"/>
        </w:rPr>
      </w:r>
    </w:p>
    <w:p w:rsidR="00000000" w:rsidDel="00000000" w:rsidP="00000000" w:rsidRDefault="00000000" w:rsidRPr="00000000" w14:paraId="000002F7">
      <w:pPr>
        <w:rPr/>
      </w:pPr>
      <w:r w:rsidDel="00000000" w:rsidR="00000000" w:rsidRPr="00000000">
        <w:rPr>
          <w:rtl w:val="0"/>
        </w:rPr>
        <w:t xml:space="preserve">count is a number (or variable) containing the number of paragraphs or words to generate (default is 1).</w:t>
      </w:r>
    </w:p>
    <w:p w:rsidR="00000000" w:rsidDel="00000000" w:rsidP="00000000" w:rsidRDefault="00000000" w:rsidRPr="00000000" w14:paraId="000002F8">
      <w:pPr>
        <w:rPr/>
      </w:pPr>
      <w:r w:rsidDel="00000000" w:rsidR="00000000" w:rsidRPr="00000000">
        <w:rPr>
          <w:rtl w:val="0"/>
        </w:rPr>
        <w:t xml:space="preserve">method is either w for words, p for HTML paragraphs, b for plain-text paragraph blocks (default is b).</w:t>
      </w:r>
    </w:p>
    <w:p w:rsidR="00000000" w:rsidDel="00000000" w:rsidP="00000000" w:rsidRDefault="00000000" w:rsidRPr="00000000" w14:paraId="000002F9">
      <w:pPr>
        <w:rPr/>
      </w:pPr>
      <w:r w:rsidDel="00000000" w:rsidR="00000000" w:rsidRPr="00000000">
        <w:rPr>
          <w:rtl w:val="0"/>
        </w:rPr>
        <w:t xml:space="preserve">random is the word random, which if given, does not use the common paragraph (starting "Lorem ipsum dolor sit amet, consectetuer...").</w:t>
      </w:r>
    </w:p>
    <w:p w:rsidR="00000000" w:rsidDel="00000000" w:rsidP="00000000" w:rsidRDefault="00000000" w:rsidRPr="00000000" w14:paraId="000002FA">
      <w:pPr>
        <w:rPr/>
      </w:pPr>
      <w:r w:rsidDel="00000000" w:rsidR="00000000" w:rsidRPr="00000000">
        <w:rPr>
          <w:rtl w:val="0"/>
        </w:rPr>
        <w:t xml:space="preserve">Examples:</w:t>
      </w:r>
    </w:p>
    <w:p w:rsidR="00000000" w:rsidDel="00000000" w:rsidP="00000000" w:rsidRDefault="00000000" w:rsidRPr="00000000" w14:paraId="000002FB">
      <w:pPr>
        <w:numPr>
          <w:ilvl w:val="0"/>
          <w:numId w:val="8"/>
        </w:numPr>
        <w:ind w:left="720" w:hanging="360"/>
      </w:pPr>
      <w:r w:rsidDel="00000000" w:rsidR="00000000" w:rsidRPr="00000000">
        <w:rPr>
          <w:rtl w:val="0"/>
        </w:rPr>
        <w:t xml:space="preserve">{% lorem %} outputs the common "lorem ipsum" paragraph</w:t>
      </w:r>
    </w:p>
    <w:p w:rsidR="00000000" w:rsidDel="00000000" w:rsidP="00000000" w:rsidRDefault="00000000" w:rsidRPr="00000000" w14:paraId="000002FC">
      <w:pPr>
        <w:numPr>
          <w:ilvl w:val="0"/>
          <w:numId w:val="8"/>
        </w:numPr>
        <w:ind w:left="720" w:hanging="360"/>
      </w:pPr>
      <w:r w:rsidDel="00000000" w:rsidR="00000000" w:rsidRPr="00000000">
        <w:rPr>
          <w:rtl w:val="0"/>
        </w:rPr>
        <w:t xml:space="preserve">{% lorem 3 p %} outputs the common "lorem ipsum" paragraph and two random paragraphs each wrapped in HTML &lt;p&gt; tags</w:t>
      </w:r>
    </w:p>
    <w:p w:rsidR="00000000" w:rsidDel="00000000" w:rsidP="00000000" w:rsidRDefault="00000000" w:rsidRPr="00000000" w14:paraId="000002FD">
      <w:pPr>
        <w:numPr>
          <w:ilvl w:val="0"/>
          <w:numId w:val="8"/>
        </w:numPr>
        <w:ind w:left="720" w:hanging="360"/>
      </w:pPr>
      <w:r w:rsidDel="00000000" w:rsidR="00000000" w:rsidRPr="00000000">
        <w:rPr>
          <w:rtl w:val="0"/>
        </w:rPr>
        <w:t xml:space="preserve">{% lorem 2 w random %} outputs two random latin words</w:t>
      </w:r>
    </w:p>
    <w:p w:rsidR="00000000" w:rsidDel="00000000" w:rsidP="00000000" w:rsidRDefault="00000000" w:rsidRPr="00000000" w14:paraId="000002F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FF">
      <w:pPr>
        <w:rPr/>
      </w:pPr>
      <w:r w:rsidDel="00000000" w:rsidR="00000000" w:rsidRPr="00000000">
        <w:rPr>
          <w:rtl w:val="0"/>
        </w:rPr>
        <w:t xml:space="preserve">now</w:t>
      </w:r>
    </w:p>
    <w:p w:rsidR="00000000" w:rsidDel="00000000" w:rsidP="00000000" w:rsidRDefault="00000000" w:rsidRPr="00000000" w14:paraId="00000300">
      <w:pPr>
        <w:rPr/>
      </w:pPr>
      <w:r w:rsidDel="00000000" w:rsidR="00000000" w:rsidRPr="00000000">
        <w:rPr>
          <w:rtl w:val="0"/>
        </w:rPr>
        <w:t xml:space="preserve">Display the date, formatted according to the given string.</w:t>
      </w:r>
    </w:p>
    <w:p w:rsidR="00000000" w:rsidDel="00000000" w:rsidP="00000000" w:rsidRDefault="00000000" w:rsidRPr="00000000" w14:paraId="00000301">
      <w:pPr>
        <w:rPr/>
      </w:pPr>
      <w:r w:rsidDel="00000000" w:rsidR="00000000" w:rsidRPr="00000000">
        <w:rPr>
          <w:rtl w:val="0"/>
        </w:rPr>
        <w:t xml:space="preserve">Use the same format as PHP's date() function; see </w:t>
      </w:r>
      <w:hyperlink r:id="rId75">
        <w:r w:rsidDel="00000000" w:rsidR="00000000" w:rsidRPr="00000000">
          <w:rPr>
            <w:color w:val="1155cc"/>
            <w:u w:val="single"/>
            <w:rtl w:val="0"/>
          </w:rPr>
          <w:t xml:space="preserve">https://php.net/date</w:t>
        </w:r>
      </w:hyperlink>
      <w:r w:rsidDel="00000000" w:rsidR="00000000" w:rsidRPr="00000000">
        <w:rPr>
          <w:rtl w:val="0"/>
        </w:rPr>
        <w:t xml:space="preserve"> for all the possible values.</w:t>
      </w:r>
    </w:p>
    <w:p w:rsidR="00000000" w:rsidDel="00000000" w:rsidP="00000000" w:rsidRDefault="00000000" w:rsidRPr="00000000" w14:paraId="00000302">
      <w:pPr>
        <w:rPr/>
      </w:pPr>
      <w:r w:rsidDel="00000000" w:rsidR="00000000" w:rsidRPr="00000000">
        <w:rPr>
          <w:rtl w:val="0"/>
        </w:rPr>
        <w:t xml:space="preserve">Sample usage:</w:t>
      </w:r>
    </w:p>
    <w:p w:rsidR="00000000" w:rsidDel="00000000" w:rsidP="00000000" w:rsidRDefault="00000000" w:rsidRPr="00000000" w14:paraId="00000303">
      <w:pPr>
        <w:rPr/>
      </w:pPr>
      <w:r w:rsidDel="00000000" w:rsidR="00000000" w:rsidRPr="00000000">
        <w:rPr>
          <w:rtl w:val="0"/>
        </w:rPr>
        <w:t xml:space="preserve">It is {% now "jS F Y H:i" %}</w:t>
      </w:r>
    </w:p>
    <w:p w:rsidR="00000000" w:rsidDel="00000000" w:rsidP="00000000" w:rsidRDefault="00000000" w:rsidRPr="00000000" w14:paraId="00000304">
      <w:pPr>
        <w:rPr/>
      </w:pPr>
      <w:r w:rsidDel="00000000" w:rsidR="00000000" w:rsidRPr="00000000">
        <w:rPr>
          <w:rtl w:val="0"/>
        </w:rPr>
      </w:r>
    </w:p>
    <w:p w:rsidR="00000000" w:rsidDel="00000000" w:rsidP="00000000" w:rsidRDefault="00000000" w:rsidRPr="00000000" w14:paraId="0000030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06">
      <w:pPr>
        <w:rPr/>
      </w:pPr>
      <w:r w:rsidDel="00000000" w:rsidR="00000000" w:rsidRPr="00000000">
        <w:rPr>
          <w:rtl w:val="0"/>
        </w:rPr>
        <w:t xml:space="preserve">regroup</w:t>
      </w:r>
    </w:p>
    <w:p w:rsidR="00000000" w:rsidDel="00000000" w:rsidP="00000000" w:rsidRDefault="00000000" w:rsidRPr="00000000" w14:paraId="00000307">
      <w:pPr>
        <w:rPr/>
      </w:pPr>
      <w:r w:rsidDel="00000000" w:rsidR="00000000" w:rsidRPr="00000000">
        <w:rPr>
          <w:rtl w:val="0"/>
        </w:rPr>
        <w:t xml:space="preserve">Regroup a list of alike objects by a common attribute.</w:t>
      </w:r>
    </w:p>
    <w:p w:rsidR="00000000" w:rsidDel="00000000" w:rsidP="00000000" w:rsidRDefault="00000000" w:rsidRPr="00000000" w14:paraId="00000308">
      <w:pPr>
        <w:rPr/>
      </w:pPr>
      <w:r w:rsidDel="00000000" w:rsidR="00000000" w:rsidRPr="00000000">
        <w:rPr>
          <w:rtl w:val="0"/>
        </w:rPr>
        <w:t xml:space="preserve">This complex tag is best illustrated by use of an example: say that musicians is a list of Musician objects that have name and instrument attributes, and you'd like to display a list that looks like:</w:t>
      </w:r>
    </w:p>
    <w:p w:rsidR="00000000" w:rsidDel="00000000" w:rsidP="00000000" w:rsidRDefault="00000000" w:rsidRPr="00000000" w14:paraId="00000309">
      <w:pPr>
        <w:numPr>
          <w:ilvl w:val="0"/>
          <w:numId w:val="2"/>
        </w:numPr>
        <w:ind w:left="720" w:hanging="360"/>
      </w:pPr>
      <w:r w:rsidDel="00000000" w:rsidR="00000000" w:rsidRPr="00000000">
        <w:rPr>
          <w:rtl w:val="0"/>
        </w:rPr>
        <w:t xml:space="preserve">Guitar:</w:t>
      </w:r>
    </w:p>
    <w:p w:rsidR="00000000" w:rsidDel="00000000" w:rsidP="00000000" w:rsidRDefault="00000000" w:rsidRPr="00000000" w14:paraId="0000030A">
      <w:pPr>
        <w:numPr>
          <w:ilvl w:val="1"/>
          <w:numId w:val="2"/>
        </w:numPr>
        <w:ind w:left="1440" w:hanging="360"/>
      </w:pPr>
      <w:r w:rsidDel="00000000" w:rsidR="00000000" w:rsidRPr="00000000">
        <w:rPr>
          <w:rtl w:val="0"/>
        </w:rPr>
        <w:t xml:space="preserve">Django Reinhardt</w:t>
      </w:r>
    </w:p>
    <w:p w:rsidR="00000000" w:rsidDel="00000000" w:rsidP="00000000" w:rsidRDefault="00000000" w:rsidRPr="00000000" w14:paraId="0000030B">
      <w:pPr>
        <w:numPr>
          <w:ilvl w:val="1"/>
          <w:numId w:val="2"/>
        </w:numPr>
        <w:ind w:left="1440" w:hanging="360"/>
      </w:pPr>
      <w:r w:rsidDel="00000000" w:rsidR="00000000" w:rsidRPr="00000000">
        <w:rPr>
          <w:rtl w:val="0"/>
        </w:rPr>
        <w:t xml:space="preserve">Emily Remler</w:t>
      </w:r>
    </w:p>
    <w:p w:rsidR="00000000" w:rsidDel="00000000" w:rsidP="00000000" w:rsidRDefault="00000000" w:rsidRPr="00000000" w14:paraId="0000030C">
      <w:pPr>
        <w:numPr>
          <w:ilvl w:val="0"/>
          <w:numId w:val="2"/>
        </w:numPr>
        <w:ind w:left="720" w:hanging="360"/>
      </w:pPr>
      <w:r w:rsidDel="00000000" w:rsidR="00000000" w:rsidRPr="00000000">
        <w:rPr>
          <w:rtl w:val="0"/>
        </w:rPr>
        <w:t xml:space="preserve">Piano:</w:t>
      </w:r>
    </w:p>
    <w:p w:rsidR="00000000" w:rsidDel="00000000" w:rsidP="00000000" w:rsidRDefault="00000000" w:rsidRPr="00000000" w14:paraId="0000030D">
      <w:pPr>
        <w:numPr>
          <w:ilvl w:val="1"/>
          <w:numId w:val="2"/>
        </w:numPr>
        <w:ind w:left="1440" w:hanging="360"/>
      </w:pPr>
      <w:r w:rsidDel="00000000" w:rsidR="00000000" w:rsidRPr="00000000">
        <w:rPr>
          <w:rtl w:val="0"/>
        </w:rPr>
        <w:t xml:space="preserve">Lovie Austin</w:t>
      </w:r>
    </w:p>
    <w:p w:rsidR="00000000" w:rsidDel="00000000" w:rsidP="00000000" w:rsidRDefault="00000000" w:rsidRPr="00000000" w14:paraId="0000030E">
      <w:pPr>
        <w:numPr>
          <w:ilvl w:val="1"/>
          <w:numId w:val="2"/>
        </w:numPr>
        <w:ind w:left="1440" w:hanging="360"/>
      </w:pPr>
      <w:r w:rsidDel="00000000" w:rsidR="00000000" w:rsidRPr="00000000">
        <w:rPr>
          <w:rtl w:val="0"/>
        </w:rPr>
        <w:t xml:space="preserve">Bud Powell</w:t>
      </w:r>
    </w:p>
    <w:p w:rsidR="00000000" w:rsidDel="00000000" w:rsidP="00000000" w:rsidRDefault="00000000" w:rsidRPr="00000000" w14:paraId="0000030F">
      <w:pPr>
        <w:numPr>
          <w:ilvl w:val="0"/>
          <w:numId w:val="2"/>
        </w:numPr>
        <w:ind w:left="720" w:hanging="360"/>
      </w:pPr>
      <w:r w:rsidDel="00000000" w:rsidR="00000000" w:rsidRPr="00000000">
        <w:rPr>
          <w:rtl w:val="0"/>
        </w:rPr>
        <w:t xml:space="preserve">Trumpet:</w:t>
      </w:r>
    </w:p>
    <w:p w:rsidR="00000000" w:rsidDel="00000000" w:rsidP="00000000" w:rsidRDefault="00000000" w:rsidRPr="00000000" w14:paraId="00000310">
      <w:pPr>
        <w:numPr>
          <w:ilvl w:val="1"/>
          <w:numId w:val="2"/>
        </w:numPr>
        <w:ind w:left="1440" w:hanging="360"/>
      </w:pPr>
      <w:r w:rsidDel="00000000" w:rsidR="00000000" w:rsidRPr="00000000">
        <w:rPr>
          <w:rtl w:val="0"/>
        </w:rPr>
        <w:t xml:space="preserve">Duke Ellington</w:t>
      </w:r>
    </w:p>
    <w:p w:rsidR="00000000" w:rsidDel="00000000" w:rsidP="00000000" w:rsidRDefault="00000000" w:rsidRPr="00000000" w14:paraId="00000311">
      <w:pPr>
        <w:rPr/>
      </w:pPr>
      <w:r w:rsidDel="00000000" w:rsidR="00000000" w:rsidRPr="00000000">
        <w:rPr>
          <w:rtl w:val="0"/>
        </w:rPr>
        <w:t xml:space="preserve">The following snippet of template code would accomplish this dubious task:</w:t>
      </w:r>
    </w:p>
    <w:p w:rsidR="00000000" w:rsidDel="00000000" w:rsidP="00000000" w:rsidRDefault="00000000" w:rsidRPr="00000000" w14:paraId="00000312">
      <w:pPr>
        <w:rPr/>
      </w:pPr>
      <w:r w:rsidDel="00000000" w:rsidR="00000000" w:rsidRPr="00000000">
        <w:rPr>
          <w:rtl w:val="0"/>
        </w:rPr>
        <w:t xml:space="preserve">{% regroup musicians by instrument as grouped %}</w:t>
      </w:r>
    </w:p>
    <w:p w:rsidR="00000000" w:rsidDel="00000000" w:rsidP="00000000" w:rsidRDefault="00000000" w:rsidRPr="00000000" w14:paraId="00000313">
      <w:pPr>
        <w:rPr/>
      </w:pPr>
      <w:r w:rsidDel="00000000" w:rsidR="00000000" w:rsidRPr="00000000">
        <w:rPr>
          <w:rtl w:val="0"/>
        </w:rPr>
        <w:t xml:space="preserve">&lt;ul&gt;</w:t>
      </w:r>
    </w:p>
    <w:p w:rsidR="00000000" w:rsidDel="00000000" w:rsidP="00000000" w:rsidRDefault="00000000" w:rsidRPr="00000000" w14:paraId="00000314">
      <w:pPr>
        <w:rPr/>
      </w:pPr>
      <w:r w:rsidDel="00000000" w:rsidR="00000000" w:rsidRPr="00000000">
        <w:rPr>
          <w:rtl w:val="0"/>
        </w:rPr>
        <w:t xml:space="preserve">{% for group in grouped %}</w:t>
      </w:r>
    </w:p>
    <w:p w:rsidR="00000000" w:rsidDel="00000000" w:rsidP="00000000" w:rsidRDefault="00000000" w:rsidRPr="00000000" w14:paraId="00000315">
      <w:pPr>
        <w:rPr/>
      </w:pPr>
      <w:r w:rsidDel="00000000" w:rsidR="00000000" w:rsidRPr="00000000">
        <w:rPr>
          <w:rtl w:val="0"/>
        </w:rPr>
        <w:t xml:space="preserve">    &lt;li&gt;{{ group.grouper }}</w:t>
      </w:r>
    </w:p>
    <w:p w:rsidR="00000000" w:rsidDel="00000000" w:rsidP="00000000" w:rsidRDefault="00000000" w:rsidRPr="00000000" w14:paraId="00000316">
      <w:pPr>
        <w:rPr/>
      </w:pPr>
      <w:r w:rsidDel="00000000" w:rsidR="00000000" w:rsidRPr="00000000">
        <w:rPr>
          <w:rtl w:val="0"/>
        </w:rPr>
        <w:t xml:space="preserve">    &lt;ul&gt;</w:t>
      </w:r>
    </w:p>
    <w:p w:rsidR="00000000" w:rsidDel="00000000" w:rsidP="00000000" w:rsidRDefault="00000000" w:rsidRPr="00000000" w14:paraId="00000317">
      <w:pPr>
        <w:rPr/>
      </w:pPr>
      <w:r w:rsidDel="00000000" w:rsidR="00000000" w:rsidRPr="00000000">
        <w:rPr>
          <w:rtl w:val="0"/>
        </w:rPr>
        <w:t xml:space="preserve">        {% for musician in group.list %}</w:t>
      </w:r>
    </w:p>
    <w:p w:rsidR="00000000" w:rsidDel="00000000" w:rsidP="00000000" w:rsidRDefault="00000000" w:rsidRPr="00000000" w14:paraId="00000318">
      <w:pPr>
        <w:rPr/>
      </w:pPr>
      <w:r w:rsidDel="00000000" w:rsidR="00000000" w:rsidRPr="00000000">
        <w:rPr>
          <w:rtl w:val="0"/>
        </w:rPr>
        <w:t xml:space="preserve">        &lt;li&gt;{{ musician.name }}&lt;/li&gt;</w:t>
      </w:r>
    </w:p>
    <w:p w:rsidR="00000000" w:rsidDel="00000000" w:rsidP="00000000" w:rsidRDefault="00000000" w:rsidRPr="00000000" w14:paraId="00000319">
      <w:pPr>
        <w:rPr/>
      </w:pPr>
      <w:r w:rsidDel="00000000" w:rsidR="00000000" w:rsidRPr="00000000">
        <w:rPr>
          <w:rtl w:val="0"/>
        </w:rPr>
        <w:t xml:space="preserve">        {% endfor %}</w:t>
      </w:r>
    </w:p>
    <w:p w:rsidR="00000000" w:rsidDel="00000000" w:rsidP="00000000" w:rsidRDefault="00000000" w:rsidRPr="00000000" w14:paraId="0000031A">
      <w:pPr>
        <w:rPr/>
      </w:pPr>
      <w:r w:rsidDel="00000000" w:rsidR="00000000" w:rsidRPr="00000000">
        <w:rPr>
          <w:rtl w:val="0"/>
        </w:rPr>
        <w:t xml:space="preserve">    &lt;/ul&gt;</w:t>
      </w:r>
    </w:p>
    <w:p w:rsidR="00000000" w:rsidDel="00000000" w:rsidP="00000000" w:rsidRDefault="00000000" w:rsidRPr="00000000" w14:paraId="0000031B">
      <w:pPr>
        <w:rPr/>
      </w:pPr>
      <w:r w:rsidDel="00000000" w:rsidR="00000000" w:rsidRPr="00000000">
        <w:rPr>
          <w:rtl w:val="0"/>
        </w:rPr>
        <w:t xml:space="preserve">{% endfor %}</w:t>
      </w:r>
    </w:p>
    <w:p w:rsidR="00000000" w:rsidDel="00000000" w:rsidP="00000000" w:rsidRDefault="00000000" w:rsidRPr="00000000" w14:paraId="0000031C">
      <w:pPr>
        <w:rPr/>
      </w:pPr>
      <w:r w:rsidDel="00000000" w:rsidR="00000000" w:rsidRPr="00000000">
        <w:rPr>
          <w:rtl w:val="0"/>
        </w:rPr>
        <w:t xml:space="preserve">&lt;/ul&gt;</w:t>
      </w:r>
    </w:p>
    <w:p w:rsidR="00000000" w:rsidDel="00000000" w:rsidP="00000000" w:rsidRDefault="00000000" w:rsidRPr="00000000" w14:paraId="0000031D">
      <w:pPr>
        <w:rPr/>
      </w:pPr>
      <w:r w:rsidDel="00000000" w:rsidR="00000000" w:rsidRPr="00000000">
        <w:rPr>
          <w:rtl w:val="0"/>
        </w:rPr>
      </w:r>
    </w:p>
    <w:p w:rsidR="00000000" w:rsidDel="00000000" w:rsidP="00000000" w:rsidRDefault="00000000" w:rsidRPr="00000000" w14:paraId="0000031E">
      <w:pPr>
        <w:rPr/>
      </w:pPr>
      <w:r w:rsidDel="00000000" w:rsidR="00000000" w:rsidRPr="00000000">
        <w:rPr>
          <w:rtl w:val="0"/>
        </w:rPr>
        <w:t xml:space="preserve">As you can see, {% regroup %} populates a variable with a list of objects with grouper and list attributes. grouper contains the item that was grouped by; list contains the list of objects that share that grouper. In this case, grouper would be Guitar, Piano and Trumpet, and list is the list of musicians who play this instrument.</w:t>
      </w:r>
    </w:p>
    <w:p w:rsidR="00000000" w:rsidDel="00000000" w:rsidP="00000000" w:rsidRDefault="00000000" w:rsidRPr="00000000" w14:paraId="0000031F">
      <w:pPr>
        <w:rPr/>
      </w:pPr>
      <w:r w:rsidDel="00000000" w:rsidR="00000000" w:rsidRPr="00000000">
        <w:rPr>
          <w:rtl w:val="0"/>
        </w:rPr>
        <w:t xml:space="preserve">Note that {% regroup %} does not work when the list to be grouped is not sorted by the key you are grouping by! This means that if your list of musicians was not sorted by instrument, you'd need to make sure it is sorted before using it, i.e.:</w:t>
      </w:r>
    </w:p>
    <w:p w:rsidR="00000000" w:rsidDel="00000000" w:rsidP="00000000" w:rsidRDefault="00000000" w:rsidRPr="00000000" w14:paraId="00000320">
      <w:pPr>
        <w:rPr/>
      </w:pPr>
      <w:r w:rsidDel="00000000" w:rsidR="00000000" w:rsidRPr="00000000">
        <w:rPr>
          <w:rtl w:val="0"/>
        </w:rPr>
        <w:t xml:space="preserve">{% regroup musicians|dictsort:"instrument" by instrument as grouped %}</w:t>
      </w:r>
    </w:p>
    <w:p w:rsidR="00000000" w:rsidDel="00000000" w:rsidP="00000000" w:rsidRDefault="00000000" w:rsidRPr="00000000" w14:paraId="00000321">
      <w:pPr>
        <w:rPr/>
      </w:pPr>
      <w:r w:rsidDel="00000000" w:rsidR="00000000" w:rsidRPr="00000000">
        <w:rPr>
          <w:rtl w:val="0"/>
        </w:rPr>
      </w:r>
    </w:p>
    <w:p w:rsidR="00000000" w:rsidDel="00000000" w:rsidP="00000000" w:rsidRDefault="00000000" w:rsidRPr="00000000" w14:paraId="0000032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23">
      <w:pPr>
        <w:rPr/>
      </w:pPr>
      <w:r w:rsidDel="00000000" w:rsidR="00000000" w:rsidRPr="00000000">
        <w:rPr>
          <w:rtl w:val="0"/>
        </w:rPr>
        <w:t xml:space="preserve">resetcycle</w:t>
      </w:r>
    </w:p>
    <w:p w:rsidR="00000000" w:rsidDel="00000000" w:rsidP="00000000" w:rsidRDefault="00000000" w:rsidRPr="00000000" w14:paraId="00000324">
      <w:pPr>
        <w:rPr/>
      </w:pPr>
      <w:r w:rsidDel="00000000" w:rsidR="00000000" w:rsidRPr="00000000">
        <w:rPr>
          <w:rtl w:val="0"/>
        </w:rPr>
        <w:t xml:space="preserve">Reset a cycle tag.</w:t>
      </w:r>
    </w:p>
    <w:p w:rsidR="00000000" w:rsidDel="00000000" w:rsidP="00000000" w:rsidRDefault="00000000" w:rsidRPr="00000000" w14:paraId="00000325">
      <w:pPr>
        <w:rPr/>
      </w:pPr>
      <w:r w:rsidDel="00000000" w:rsidR="00000000" w:rsidRPr="00000000">
        <w:rPr>
          <w:rtl w:val="0"/>
        </w:rPr>
        <w:t xml:space="preserve">If an argument is given, reset the last rendered cycle tag whose name matches the argument, else reset the last rendered cycle tag (named or unnamed).</w:t>
      </w:r>
    </w:p>
    <w:p w:rsidR="00000000" w:rsidDel="00000000" w:rsidP="00000000" w:rsidRDefault="00000000" w:rsidRPr="00000000" w14:paraId="0000032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27">
      <w:pPr>
        <w:rPr/>
      </w:pPr>
      <w:r w:rsidDel="00000000" w:rsidR="00000000" w:rsidRPr="00000000">
        <w:rPr>
          <w:rtl w:val="0"/>
        </w:rPr>
        <w:t xml:space="preserve">spaceless</w:t>
      </w:r>
    </w:p>
    <w:p w:rsidR="00000000" w:rsidDel="00000000" w:rsidP="00000000" w:rsidRDefault="00000000" w:rsidRPr="00000000" w14:paraId="00000328">
      <w:pPr>
        <w:rPr/>
      </w:pPr>
      <w:r w:rsidDel="00000000" w:rsidR="00000000" w:rsidRPr="00000000">
        <w:rPr>
          <w:rtl w:val="0"/>
        </w:rPr>
        <w:t xml:space="preserve">Remove whitespace between HTML tags, including tab and newline characters.</w:t>
      </w:r>
    </w:p>
    <w:p w:rsidR="00000000" w:rsidDel="00000000" w:rsidP="00000000" w:rsidRDefault="00000000" w:rsidRPr="00000000" w14:paraId="00000329">
      <w:pPr>
        <w:rPr/>
      </w:pPr>
      <w:r w:rsidDel="00000000" w:rsidR="00000000" w:rsidRPr="00000000">
        <w:rPr>
          <w:rtl w:val="0"/>
        </w:rPr>
        <w:t xml:space="preserve">Example usage:</w:t>
      </w:r>
    </w:p>
    <w:p w:rsidR="00000000" w:rsidDel="00000000" w:rsidP="00000000" w:rsidRDefault="00000000" w:rsidRPr="00000000" w14:paraId="0000032A">
      <w:pPr>
        <w:rPr/>
      </w:pPr>
      <w:r w:rsidDel="00000000" w:rsidR="00000000" w:rsidRPr="00000000">
        <w:rPr>
          <w:rtl w:val="0"/>
        </w:rPr>
        <w:t xml:space="preserve">{% spaceless %}</w:t>
      </w:r>
    </w:p>
    <w:p w:rsidR="00000000" w:rsidDel="00000000" w:rsidP="00000000" w:rsidRDefault="00000000" w:rsidRPr="00000000" w14:paraId="0000032B">
      <w:pPr>
        <w:rPr/>
      </w:pPr>
      <w:r w:rsidDel="00000000" w:rsidR="00000000" w:rsidRPr="00000000">
        <w:rPr>
          <w:rtl w:val="0"/>
        </w:rPr>
        <w:t xml:space="preserve">    &lt;p&gt;</w:t>
      </w:r>
    </w:p>
    <w:p w:rsidR="00000000" w:rsidDel="00000000" w:rsidP="00000000" w:rsidRDefault="00000000" w:rsidRPr="00000000" w14:paraId="0000032C">
      <w:pPr>
        <w:rPr/>
      </w:pPr>
      <w:r w:rsidDel="00000000" w:rsidR="00000000" w:rsidRPr="00000000">
        <w:rPr>
          <w:rtl w:val="0"/>
        </w:rPr>
        <w:t xml:space="preserve">        &lt;a href="foo/"&gt;Foo&lt;/a&gt;</w:t>
      </w:r>
    </w:p>
    <w:p w:rsidR="00000000" w:rsidDel="00000000" w:rsidP="00000000" w:rsidRDefault="00000000" w:rsidRPr="00000000" w14:paraId="0000032D">
      <w:pPr>
        <w:rPr/>
      </w:pPr>
      <w:r w:rsidDel="00000000" w:rsidR="00000000" w:rsidRPr="00000000">
        <w:rPr>
          <w:rtl w:val="0"/>
        </w:rPr>
        <w:t xml:space="preserve">    &lt;/p&gt;</w:t>
      </w:r>
    </w:p>
    <w:p w:rsidR="00000000" w:rsidDel="00000000" w:rsidP="00000000" w:rsidRDefault="00000000" w:rsidRPr="00000000" w14:paraId="0000032E">
      <w:pPr>
        <w:rPr/>
      </w:pPr>
      <w:r w:rsidDel="00000000" w:rsidR="00000000" w:rsidRPr="00000000">
        <w:rPr>
          <w:rtl w:val="0"/>
        </w:rPr>
        <w:t xml:space="preserve">{% endspaceless %}</w:t>
      </w:r>
    </w:p>
    <w:p w:rsidR="00000000" w:rsidDel="00000000" w:rsidP="00000000" w:rsidRDefault="00000000" w:rsidRPr="00000000" w14:paraId="0000032F">
      <w:pPr>
        <w:rPr/>
      </w:pPr>
      <w:r w:rsidDel="00000000" w:rsidR="00000000" w:rsidRPr="00000000">
        <w:rPr>
          <w:rtl w:val="0"/>
        </w:rPr>
      </w:r>
    </w:p>
    <w:p w:rsidR="00000000" w:rsidDel="00000000" w:rsidP="00000000" w:rsidRDefault="00000000" w:rsidRPr="00000000" w14:paraId="00000330">
      <w:pPr>
        <w:rPr/>
      </w:pPr>
      <w:r w:rsidDel="00000000" w:rsidR="00000000" w:rsidRPr="00000000">
        <w:rPr>
          <w:rtl w:val="0"/>
        </w:rPr>
        <w:t xml:space="preserve">This example returns this HTML:</w:t>
      </w:r>
    </w:p>
    <w:p w:rsidR="00000000" w:rsidDel="00000000" w:rsidP="00000000" w:rsidRDefault="00000000" w:rsidRPr="00000000" w14:paraId="00000331">
      <w:pPr>
        <w:rPr/>
      </w:pPr>
      <w:r w:rsidDel="00000000" w:rsidR="00000000" w:rsidRPr="00000000">
        <w:rPr>
          <w:rtl w:val="0"/>
        </w:rPr>
        <w:t xml:space="preserve">&lt;p&gt;&lt;a href="foo/"&gt;Foo&lt;/a&gt;&lt;/p&gt;</w:t>
      </w:r>
    </w:p>
    <w:p w:rsidR="00000000" w:rsidDel="00000000" w:rsidP="00000000" w:rsidRDefault="00000000" w:rsidRPr="00000000" w14:paraId="00000332">
      <w:pPr>
        <w:rPr/>
      </w:pPr>
      <w:r w:rsidDel="00000000" w:rsidR="00000000" w:rsidRPr="00000000">
        <w:rPr>
          <w:rtl w:val="0"/>
        </w:rPr>
      </w:r>
    </w:p>
    <w:p w:rsidR="00000000" w:rsidDel="00000000" w:rsidP="00000000" w:rsidRDefault="00000000" w:rsidRPr="00000000" w14:paraId="00000333">
      <w:pPr>
        <w:rPr/>
      </w:pPr>
      <w:r w:rsidDel="00000000" w:rsidR="00000000" w:rsidRPr="00000000">
        <w:rPr>
          <w:rtl w:val="0"/>
        </w:rPr>
        <w:t xml:space="preserve">Only space between tags is normalized -- not space between tags and text. In this example, the space around Hello isn't stripped:</w:t>
      </w:r>
    </w:p>
    <w:p w:rsidR="00000000" w:rsidDel="00000000" w:rsidP="00000000" w:rsidRDefault="00000000" w:rsidRPr="00000000" w14:paraId="00000334">
      <w:pPr>
        <w:rPr/>
      </w:pPr>
      <w:r w:rsidDel="00000000" w:rsidR="00000000" w:rsidRPr="00000000">
        <w:rPr>
          <w:rtl w:val="0"/>
        </w:rPr>
        <w:t xml:space="preserve">{% spaceless %}</w:t>
      </w:r>
    </w:p>
    <w:p w:rsidR="00000000" w:rsidDel="00000000" w:rsidP="00000000" w:rsidRDefault="00000000" w:rsidRPr="00000000" w14:paraId="00000335">
      <w:pPr>
        <w:rPr/>
      </w:pPr>
      <w:r w:rsidDel="00000000" w:rsidR="00000000" w:rsidRPr="00000000">
        <w:rPr>
          <w:rtl w:val="0"/>
        </w:rPr>
        <w:t xml:space="preserve">    &lt;strong&gt;</w:t>
      </w:r>
    </w:p>
    <w:p w:rsidR="00000000" w:rsidDel="00000000" w:rsidP="00000000" w:rsidRDefault="00000000" w:rsidRPr="00000000" w14:paraId="00000336">
      <w:pPr>
        <w:rPr/>
      </w:pPr>
      <w:r w:rsidDel="00000000" w:rsidR="00000000" w:rsidRPr="00000000">
        <w:rPr>
          <w:rtl w:val="0"/>
        </w:rPr>
        <w:t xml:space="preserve">        Hello</w:t>
      </w:r>
    </w:p>
    <w:p w:rsidR="00000000" w:rsidDel="00000000" w:rsidP="00000000" w:rsidRDefault="00000000" w:rsidRPr="00000000" w14:paraId="00000337">
      <w:pPr>
        <w:rPr/>
      </w:pPr>
      <w:r w:rsidDel="00000000" w:rsidR="00000000" w:rsidRPr="00000000">
        <w:rPr>
          <w:rtl w:val="0"/>
        </w:rPr>
        <w:t xml:space="preserve">    &lt;/strong&gt;</w:t>
      </w:r>
    </w:p>
    <w:p w:rsidR="00000000" w:rsidDel="00000000" w:rsidP="00000000" w:rsidRDefault="00000000" w:rsidRPr="00000000" w14:paraId="00000338">
      <w:pPr>
        <w:rPr/>
      </w:pPr>
      <w:r w:rsidDel="00000000" w:rsidR="00000000" w:rsidRPr="00000000">
        <w:rPr>
          <w:rtl w:val="0"/>
        </w:rPr>
        <w:t xml:space="preserve">{% endspaceless %}</w:t>
      </w:r>
    </w:p>
    <w:p w:rsidR="00000000" w:rsidDel="00000000" w:rsidP="00000000" w:rsidRDefault="00000000" w:rsidRPr="00000000" w14:paraId="00000339">
      <w:pPr>
        <w:rPr/>
      </w:pPr>
      <w:r w:rsidDel="00000000" w:rsidR="00000000" w:rsidRPr="00000000">
        <w:rPr>
          <w:rtl w:val="0"/>
        </w:rPr>
      </w:r>
    </w:p>
    <w:p w:rsidR="00000000" w:rsidDel="00000000" w:rsidP="00000000" w:rsidRDefault="00000000" w:rsidRPr="00000000" w14:paraId="0000033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3B">
      <w:pPr>
        <w:rPr/>
      </w:pPr>
      <w:r w:rsidDel="00000000" w:rsidR="00000000" w:rsidRPr="00000000">
        <w:rPr>
          <w:rtl w:val="0"/>
        </w:rPr>
        <w:t xml:space="preserve">templatetag</w:t>
      </w:r>
    </w:p>
    <w:p w:rsidR="00000000" w:rsidDel="00000000" w:rsidP="00000000" w:rsidRDefault="00000000" w:rsidRPr="00000000" w14:paraId="0000033C">
      <w:pPr>
        <w:rPr/>
      </w:pPr>
      <w:r w:rsidDel="00000000" w:rsidR="00000000" w:rsidRPr="00000000">
        <w:rPr>
          <w:rtl w:val="0"/>
        </w:rPr>
        <w:t xml:space="preserve">Output one of the bits used to compose template tags.</w:t>
      </w:r>
    </w:p>
    <w:p w:rsidR="00000000" w:rsidDel="00000000" w:rsidP="00000000" w:rsidRDefault="00000000" w:rsidRPr="00000000" w14:paraId="0000033D">
      <w:pPr>
        <w:rPr/>
      </w:pPr>
      <w:r w:rsidDel="00000000" w:rsidR="00000000" w:rsidRPr="00000000">
        <w:rPr>
          <w:rtl w:val="0"/>
        </w:rPr>
        <w:t xml:space="preserve">Since the template system has no concept of "escaping", to display one of the bits used in template tags, you must use the {% templatetag %} tag.</w:t>
      </w:r>
    </w:p>
    <w:p w:rsidR="00000000" w:rsidDel="00000000" w:rsidP="00000000" w:rsidRDefault="00000000" w:rsidRPr="00000000" w14:paraId="0000033E">
      <w:pPr>
        <w:rPr/>
      </w:pPr>
      <w:r w:rsidDel="00000000" w:rsidR="00000000" w:rsidRPr="00000000">
        <w:rPr>
          <w:rtl w:val="0"/>
        </w:rPr>
        <w:t xml:space="preserve">The argument tells which template bit to output:</w:t>
      </w:r>
    </w:p>
    <w:tbl>
      <w:tblPr>
        <w:tblStyle w:val="Table4"/>
        <w:tblW w:w="4020.0" w:type="dxa"/>
        <w:jc w:val="left"/>
        <w:tblInd w:w="160.0" w:type="pct"/>
        <w:tblBorders>
          <w:top w:color="cccccc" w:space="0" w:sz="6" w:val="single"/>
          <w:left w:color="cccccc" w:space="0" w:sz="6" w:val="single"/>
          <w:bottom w:color="cccccc" w:space="0" w:sz="6" w:val="single"/>
          <w:right w:color="cccccc" w:space="0" w:sz="6" w:val="single"/>
          <w:insideH w:color="cccccc" w:space="0" w:sz="6" w:val="single"/>
          <w:insideV w:color="cccccc" w:space="0" w:sz="6" w:val="single"/>
        </w:tblBorders>
        <w:tblLayout w:type="fixed"/>
        <w:tblLook w:val="0600"/>
      </w:tblPr>
      <w:tblGrid>
        <w:gridCol w:w="2895"/>
        <w:gridCol w:w="1125"/>
        <w:tblGridChange w:id="0">
          <w:tblGrid>
            <w:gridCol w:w="2895"/>
            <w:gridCol w:w="1125"/>
          </w:tblGrid>
        </w:tblGridChange>
      </w:tblGrid>
      <w:tr>
        <w:trPr>
          <w:trHeight w:val="360" w:hRule="atLeast"/>
        </w:trPr>
        <w:tc>
          <w:tcPr>
            <w:tcBorders>
              <w:top w:color="eeeeee" w:space="0" w:sz="6" w:val="single"/>
              <w:left w:color="000000" w:space="0" w:sz="0" w:val="nil"/>
              <w:bottom w:color="eeeeee" w:space="0" w:sz="6" w:val="single"/>
              <w:right w:color="000000" w:space="0" w:sz="0" w:val="nil"/>
            </w:tcBorders>
            <w:shd w:fill="f6f6f6" w:val="clear"/>
            <w:tcMar>
              <w:top w:w="80.0" w:type="dxa"/>
              <w:left w:w="160.0" w:type="dxa"/>
              <w:bottom w:w="80.0" w:type="dxa"/>
              <w:right w:w="160.0" w:type="dxa"/>
            </w:tcMar>
            <w:vAlign w:val="top"/>
          </w:tcPr>
          <w:p w:rsidR="00000000" w:rsidDel="00000000" w:rsidP="00000000" w:rsidRDefault="00000000" w:rsidRPr="00000000" w14:paraId="0000033F">
            <w:pPr>
              <w:spacing w:line="240" w:lineRule="auto"/>
              <w:rPr/>
            </w:pPr>
            <w:r w:rsidDel="00000000" w:rsidR="00000000" w:rsidRPr="00000000">
              <w:rPr>
                <w:rtl w:val="0"/>
              </w:rPr>
              <w:t xml:space="preserve">ARGUMENT</w:t>
            </w:r>
          </w:p>
        </w:tc>
        <w:tc>
          <w:tcPr>
            <w:tcBorders>
              <w:top w:color="eeeeee" w:space="0" w:sz="6" w:val="single"/>
              <w:left w:color="000000" w:space="0" w:sz="0" w:val="nil"/>
              <w:bottom w:color="eeeeee" w:space="0" w:sz="6" w:val="single"/>
              <w:right w:color="000000" w:space="0" w:sz="0" w:val="nil"/>
            </w:tcBorders>
            <w:shd w:fill="f6f6f6" w:val="clear"/>
            <w:tcMar>
              <w:top w:w="80.0" w:type="dxa"/>
              <w:left w:w="160.0" w:type="dxa"/>
              <w:bottom w:w="80.0" w:type="dxa"/>
              <w:right w:w="160.0" w:type="dxa"/>
            </w:tcMar>
            <w:vAlign w:val="top"/>
          </w:tcPr>
          <w:p w:rsidR="00000000" w:rsidDel="00000000" w:rsidP="00000000" w:rsidRDefault="00000000" w:rsidRPr="00000000" w14:paraId="00000340">
            <w:pPr>
              <w:spacing w:line="240" w:lineRule="auto"/>
              <w:rPr/>
            </w:pPr>
            <w:r w:rsidDel="00000000" w:rsidR="00000000" w:rsidRPr="00000000">
              <w:rPr>
                <w:rtl w:val="0"/>
              </w:rPr>
              <w:t xml:space="preserve">OUTPUTS</w:t>
            </w:r>
          </w:p>
        </w:tc>
      </w:tr>
      <w:tr>
        <w:trPr>
          <w:trHeight w:val="460" w:hRule="atLeast"/>
        </w:trPr>
        <w:tc>
          <w:tcPr>
            <w:tcBorders>
              <w:top w:color="cccccc" w:space="0" w:sz="6" w:val="single"/>
              <w:left w:color="cccccc" w:space="0" w:sz="6" w:val="single"/>
              <w:bottom w:color="eeeeee" w:space="0" w:sz="6" w:val="single"/>
              <w:right w:color="cccccc" w:space="0" w:sz="6" w:val="single"/>
            </w:tcBorders>
            <w:tcMar>
              <w:top w:w="120.0" w:type="dxa"/>
              <w:left w:w="120.0" w:type="dxa"/>
              <w:bottom w:w="120.0" w:type="dxa"/>
              <w:right w:w="120.0" w:type="dxa"/>
            </w:tcMar>
            <w:vAlign w:val="top"/>
          </w:tcPr>
          <w:p w:rsidR="00000000" w:rsidDel="00000000" w:rsidP="00000000" w:rsidRDefault="00000000" w:rsidRPr="00000000" w14:paraId="00000341">
            <w:pPr>
              <w:spacing w:line="240" w:lineRule="auto"/>
              <w:rPr/>
            </w:pPr>
            <w:r w:rsidDel="00000000" w:rsidR="00000000" w:rsidRPr="00000000">
              <w:rPr>
                <w:rtl w:val="0"/>
              </w:rPr>
              <w:t xml:space="preserve">openblock</w:t>
            </w:r>
          </w:p>
        </w:tc>
        <w:tc>
          <w:tcPr>
            <w:tcBorders>
              <w:top w:color="cccccc" w:space="0" w:sz="6" w:val="single"/>
              <w:left w:color="cccccc" w:space="0" w:sz="6" w:val="single"/>
              <w:bottom w:color="eeeeee" w:space="0" w:sz="6" w:val="single"/>
              <w:right w:color="cccccc" w:space="0" w:sz="6" w:val="single"/>
            </w:tcBorders>
            <w:tcMar>
              <w:top w:w="120.0" w:type="dxa"/>
              <w:left w:w="120.0" w:type="dxa"/>
              <w:bottom w:w="120.0" w:type="dxa"/>
              <w:right w:w="120.0" w:type="dxa"/>
            </w:tcMar>
            <w:vAlign w:val="top"/>
          </w:tcPr>
          <w:p w:rsidR="00000000" w:rsidDel="00000000" w:rsidP="00000000" w:rsidRDefault="00000000" w:rsidRPr="00000000" w14:paraId="00000342">
            <w:pPr>
              <w:spacing w:line="240" w:lineRule="auto"/>
              <w:rPr/>
            </w:pPr>
            <w:r w:rsidDel="00000000" w:rsidR="00000000" w:rsidRPr="00000000">
              <w:rPr>
                <w:rtl w:val="0"/>
              </w:rPr>
              <w:t xml:space="preserve">{%</w:t>
            </w:r>
          </w:p>
        </w:tc>
      </w:tr>
      <w:tr>
        <w:trPr>
          <w:trHeight w:val="460" w:hRule="atLeast"/>
        </w:trPr>
        <w:tc>
          <w:tcPr>
            <w:tcBorders>
              <w:top w:color="cccccc" w:space="0" w:sz="6" w:val="single"/>
              <w:left w:color="cccccc" w:space="0" w:sz="6" w:val="single"/>
              <w:bottom w:color="eeeeee" w:space="0" w:sz="6" w:val="single"/>
              <w:right w:color="cccccc" w:space="0" w:sz="6" w:val="single"/>
            </w:tcBorders>
            <w:tcMar>
              <w:top w:w="120.0" w:type="dxa"/>
              <w:left w:w="120.0" w:type="dxa"/>
              <w:bottom w:w="120.0" w:type="dxa"/>
              <w:right w:w="120.0" w:type="dxa"/>
            </w:tcMar>
            <w:vAlign w:val="top"/>
          </w:tcPr>
          <w:p w:rsidR="00000000" w:rsidDel="00000000" w:rsidP="00000000" w:rsidRDefault="00000000" w:rsidRPr="00000000" w14:paraId="00000343">
            <w:pPr>
              <w:spacing w:line="240" w:lineRule="auto"/>
              <w:rPr/>
            </w:pPr>
            <w:r w:rsidDel="00000000" w:rsidR="00000000" w:rsidRPr="00000000">
              <w:rPr>
                <w:rtl w:val="0"/>
              </w:rPr>
              <w:t xml:space="preserve">closeblock</w:t>
            </w:r>
          </w:p>
        </w:tc>
        <w:tc>
          <w:tcPr>
            <w:tcBorders>
              <w:top w:color="cccccc" w:space="0" w:sz="6" w:val="single"/>
              <w:left w:color="cccccc" w:space="0" w:sz="6" w:val="single"/>
              <w:bottom w:color="eeeeee" w:space="0" w:sz="6" w:val="single"/>
              <w:right w:color="cccccc" w:space="0" w:sz="6" w:val="single"/>
            </w:tcBorders>
            <w:tcMar>
              <w:top w:w="120.0" w:type="dxa"/>
              <w:left w:w="120.0" w:type="dxa"/>
              <w:bottom w:w="120.0" w:type="dxa"/>
              <w:right w:w="120.0" w:type="dxa"/>
            </w:tcMar>
            <w:vAlign w:val="top"/>
          </w:tcPr>
          <w:p w:rsidR="00000000" w:rsidDel="00000000" w:rsidP="00000000" w:rsidRDefault="00000000" w:rsidRPr="00000000" w14:paraId="00000344">
            <w:pPr>
              <w:spacing w:line="240" w:lineRule="auto"/>
              <w:rPr/>
            </w:pPr>
            <w:r w:rsidDel="00000000" w:rsidR="00000000" w:rsidRPr="00000000">
              <w:rPr>
                <w:rtl w:val="0"/>
              </w:rPr>
              <w:t xml:space="preserve">%}</w:t>
            </w:r>
          </w:p>
        </w:tc>
      </w:tr>
      <w:tr>
        <w:trPr>
          <w:trHeight w:val="460" w:hRule="atLeast"/>
        </w:trPr>
        <w:tc>
          <w:tcPr>
            <w:tcBorders>
              <w:top w:color="cccccc" w:space="0" w:sz="6" w:val="single"/>
              <w:left w:color="cccccc" w:space="0" w:sz="6" w:val="single"/>
              <w:bottom w:color="eeeeee" w:space="0" w:sz="6" w:val="single"/>
              <w:right w:color="cccccc" w:space="0" w:sz="6" w:val="single"/>
            </w:tcBorders>
            <w:tcMar>
              <w:top w:w="120.0" w:type="dxa"/>
              <w:left w:w="120.0" w:type="dxa"/>
              <w:bottom w:w="120.0" w:type="dxa"/>
              <w:right w:w="120.0" w:type="dxa"/>
            </w:tcMar>
            <w:vAlign w:val="top"/>
          </w:tcPr>
          <w:p w:rsidR="00000000" w:rsidDel="00000000" w:rsidP="00000000" w:rsidRDefault="00000000" w:rsidRPr="00000000" w14:paraId="00000345">
            <w:pPr>
              <w:spacing w:line="240" w:lineRule="auto"/>
              <w:rPr/>
            </w:pPr>
            <w:r w:rsidDel="00000000" w:rsidR="00000000" w:rsidRPr="00000000">
              <w:rPr>
                <w:rtl w:val="0"/>
              </w:rPr>
              <w:t xml:space="preserve">openvariable</w:t>
            </w:r>
          </w:p>
        </w:tc>
        <w:tc>
          <w:tcPr>
            <w:tcBorders>
              <w:top w:color="cccccc" w:space="0" w:sz="6" w:val="single"/>
              <w:left w:color="cccccc" w:space="0" w:sz="6" w:val="single"/>
              <w:bottom w:color="eeeeee" w:space="0" w:sz="6" w:val="single"/>
              <w:right w:color="cccccc" w:space="0" w:sz="6" w:val="single"/>
            </w:tcBorders>
            <w:tcMar>
              <w:top w:w="120.0" w:type="dxa"/>
              <w:left w:w="120.0" w:type="dxa"/>
              <w:bottom w:w="120.0" w:type="dxa"/>
              <w:right w:w="120.0" w:type="dxa"/>
            </w:tcMar>
            <w:vAlign w:val="top"/>
          </w:tcPr>
          <w:p w:rsidR="00000000" w:rsidDel="00000000" w:rsidP="00000000" w:rsidRDefault="00000000" w:rsidRPr="00000000" w14:paraId="00000346">
            <w:pPr>
              <w:spacing w:line="240" w:lineRule="auto"/>
              <w:rPr/>
            </w:pPr>
            <w:r w:rsidDel="00000000" w:rsidR="00000000" w:rsidRPr="00000000">
              <w:rPr>
                <w:rtl w:val="0"/>
              </w:rPr>
              <w:t xml:space="preserve">{{</w:t>
            </w:r>
          </w:p>
        </w:tc>
      </w:tr>
      <w:tr>
        <w:trPr>
          <w:trHeight w:val="460" w:hRule="atLeast"/>
        </w:trPr>
        <w:tc>
          <w:tcPr>
            <w:tcBorders>
              <w:top w:color="cccccc" w:space="0" w:sz="6" w:val="single"/>
              <w:left w:color="cccccc" w:space="0" w:sz="6" w:val="single"/>
              <w:bottom w:color="eeeeee" w:space="0" w:sz="6" w:val="single"/>
              <w:right w:color="cccccc" w:space="0" w:sz="6" w:val="single"/>
            </w:tcBorders>
            <w:tcMar>
              <w:top w:w="120.0" w:type="dxa"/>
              <w:left w:w="120.0" w:type="dxa"/>
              <w:bottom w:w="120.0" w:type="dxa"/>
              <w:right w:w="120.0" w:type="dxa"/>
            </w:tcMar>
            <w:vAlign w:val="top"/>
          </w:tcPr>
          <w:p w:rsidR="00000000" w:rsidDel="00000000" w:rsidP="00000000" w:rsidRDefault="00000000" w:rsidRPr="00000000" w14:paraId="00000347">
            <w:pPr>
              <w:spacing w:line="240" w:lineRule="auto"/>
              <w:rPr/>
            </w:pPr>
            <w:r w:rsidDel="00000000" w:rsidR="00000000" w:rsidRPr="00000000">
              <w:rPr>
                <w:rtl w:val="0"/>
              </w:rPr>
              <w:t xml:space="preserve">closevariable</w:t>
            </w:r>
          </w:p>
        </w:tc>
        <w:tc>
          <w:tcPr>
            <w:tcBorders>
              <w:top w:color="cccccc" w:space="0" w:sz="6" w:val="single"/>
              <w:left w:color="cccccc" w:space="0" w:sz="6" w:val="single"/>
              <w:bottom w:color="eeeeee" w:space="0" w:sz="6" w:val="single"/>
              <w:right w:color="cccccc" w:space="0" w:sz="6" w:val="single"/>
            </w:tcBorders>
            <w:tcMar>
              <w:top w:w="120.0" w:type="dxa"/>
              <w:left w:w="120.0" w:type="dxa"/>
              <w:bottom w:w="120.0" w:type="dxa"/>
              <w:right w:w="120.0" w:type="dxa"/>
            </w:tcMar>
            <w:vAlign w:val="top"/>
          </w:tcPr>
          <w:p w:rsidR="00000000" w:rsidDel="00000000" w:rsidP="00000000" w:rsidRDefault="00000000" w:rsidRPr="00000000" w14:paraId="00000348">
            <w:pPr>
              <w:spacing w:line="240" w:lineRule="auto"/>
              <w:rPr/>
            </w:pPr>
            <w:r w:rsidDel="00000000" w:rsidR="00000000" w:rsidRPr="00000000">
              <w:rPr>
                <w:rtl w:val="0"/>
              </w:rPr>
              <w:t xml:space="preserve">}}</w:t>
            </w:r>
          </w:p>
        </w:tc>
      </w:tr>
      <w:tr>
        <w:trPr>
          <w:trHeight w:val="460" w:hRule="atLeast"/>
        </w:trPr>
        <w:tc>
          <w:tcPr>
            <w:tcBorders>
              <w:top w:color="cccccc" w:space="0" w:sz="6" w:val="single"/>
              <w:left w:color="cccccc" w:space="0" w:sz="6" w:val="single"/>
              <w:bottom w:color="eeeeee" w:space="0" w:sz="6" w:val="single"/>
              <w:right w:color="cccccc" w:space="0" w:sz="6" w:val="single"/>
            </w:tcBorders>
            <w:tcMar>
              <w:top w:w="120.0" w:type="dxa"/>
              <w:left w:w="120.0" w:type="dxa"/>
              <w:bottom w:w="120.0" w:type="dxa"/>
              <w:right w:w="120.0" w:type="dxa"/>
            </w:tcMar>
            <w:vAlign w:val="top"/>
          </w:tcPr>
          <w:p w:rsidR="00000000" w:rsidDel="00000000" w:rsidP="00000000" w:rsidRDefault="00000000" w:rsidRPr="00000000" w14:paraId="00000349">
            <w:pPr>
              <w:spacing w:line="240" w:lineRule="auto"/>
              <w:rPr/>
            </w:pPr>
            <w:r w:rsidDel="00000000" w:rsidR="00000000" w:rsidRPr="00000000">
              <w:rPr>
                <w:rtl w:val="0"/>
              </w:rPr>
              <w:t xml:space="preserve">openbrace</w:t>
            </w:r>
          </w:p>
        </w:tc>
        <w:tc>
          <w:tcPr>
            <w:tcBorders>
              <w:top w:color="cccccc" w:space="0" w:sz="6" w:val="single"/>
              <w:left w:color="cccccc" w:space="0" w:sz="6" w:val="single"/>
              <w:bottom w:color="eeeeee" w:space="0" w:sz="6" w:val="single"/>
              <w:right w:color="cccccc" w:space="0" w:sz="6" w:val="single"/>
            </w:tcBorders>
            <w:tcMar>
              <w:top w:w="120.0" w:type="dxa"/>
              <w:left w:w="120.0" w:type="dxa"/>
              <w:bottom w:w="120.0" w:type="dxa"/>
              <w:right w:w="120.0" w:type="dxa"/>
            </w:tcMar>
            <w:vAlign w:val="top"/>
          </w:tcPr>
          <w:p w:rsidR="00000000" w:rsidDel="00000000" w:rsidP="00000000" w:rsidRDefault="00000000" w:rsidRPr="00000000" w14:paraId="0000034A">
            <w:pPr>
              <w:spacing w:line="240" w:lineRule="auto"/>
              <w:rPr/>
            </w:pPr>
            <w:r w:rsidDel="00000000" w:rsidR="00000000" w:rsidRPr="00000000">
              <w:rPr>
                <w:rtl w:val="0"/>
              </w:rPr>
              <w:t xml:space="preserve">{</w:t>
            </w:r>
          </w:p>
        </w:tc>
      </w:tr>
      <w:tr>
        <w:trPr>
          <w:trHeight w:val="460" w:hRule="atLeast"/>
        </w:trPr>
        <w:tc>
          <w:tcPr>
            <w:tcBorders>
              <w:top w:color="cccccc" w:space="0" w:sz="6" w:val="single"/>
              <w:left w:color="cccccc" w:space="0" w:sz="6" w:val="single"/>
              <w:bottom w:color="eeeeee" w:space="0" w:sz="6" w:val="single"/>
              <w:right w:color="cccccc" w:space="0" w:sz="6" w:val="single"/>
            </w:tcBorders>
            <w:tcMar>
              <w:top w:w="120.0" w:type="dxa"/>
              <w:left w:w="120.0" w:type="dxa"/>
              <w:bottom w:w="120.0" w:type="dxa"/>
              <w:right w:w="120.0" w:type="dxa"/>
            </w:tcMar>
            <w:vAlign w:val="top"/>
          </w:tcPr>
          <w:p w:rsidR="00000000" w:rsidDel="00000000" w:rsidP="00000000" w:rsidRDefault="00000000" w:rsidRPr="00000000" w14:paraId="0000034B">
            <w:pPr>
              <w:spacing w:line="240" w:lineRule="auto"/>
              <w:rPr/>
            </w:pPr>
            <w:r w:rsidDel="00000000" w:rsidR="00000000" w:rsidRPr="00000000">
              <w:rPr>
                <w:rtl w:val="0"/>
              </w:rPr>
              <w:t xml:space="preserve">closebrace</w:t>
            </w:r>
          </w:p>
        </w:tc>
        <w:tc>
          <w:tcPr>
            <w:tcBorders>
              <w:top w:color="cccccc" w:space="0" w:sz="6" w:val="single"/>
              <w:left w:color="cccccc" w:space="0" w:sz="6" w:val="single"/>
              <w:bottom w:color="eeeeee" w:space="0" w:sz="6" w:val="single"/>
              <w:right w:color="cccccc" w:space="0" w:sz="6" w:val="single"/>
            </w:tcBorders>
            <w:tcMar>
              <w:top w:w="120.0" w:type="dxa"/>
              <w:left w:w="120.0" w:type="dxa"/>
              <w:bottom w:w="120.0" w:type="dxa"/>
              <w:right w:w="120.0" w:type="dxa"/>
            </w:tcMar>
            <w:vAlign w:val="top"/>
          </w:tcPr>
          <w:p w:rsidR="00000000" w:rsidDel="00000000" w:rsidP="00000000" w:rsidRDefault="00000000" w:rsidRPr="00000000" w14:paraId="0000034C">
            <w:pPr>
              <w:spacing w:line="240" w:lineRule="auto"/>
              <w:rPr/>
            </w:pPr>
            <w:r w:rsidDel="00000000" w:rsidR="00000000" w:rsidRPr="00000000">
              <w:rPr>
                <w:rtl w:val="0"/>
              </w:rPr>
              <w:t xml:space="preserve">}</w:t>
            </w:r>
          </w:p>
        </w:tc>
      </w:tr>
      <w:tr>
        <w:trPr>
          <w:trHeight w:val="460" w:hRule="atLeast"/>
        </w:trPr>
        <w:tc>
          <w:tcPr>
            <w:tcBorders>
              <w:top w:color="cccccc" w:space="0" w:sz="6" w:val="single"/>
              <w:left w:color="cccccc" w:space="0" w:sz="6" w:val="single"/>
              <w:bottom w:color="eeeeee" w:space="0" w:sz="6" w:val="single"/>
              <w:right w:color="cccccc" w:space="0" w:sz="6" w:val="single"/>
            </w:tcBorders>
            <w:tcMar>
              <w:top w:w="120.0" w:type="dxa"/>
              <w:left w:w="120.0" w:type="dxa"/>
              <w:bottom w:w="120.0" w:type="dxa"/>
              <w:right w:w="120.0" w:type="dxa"/>
            </w:tcMar>
            <w:vAlign w:val="top"/>
          </w:tcPr>
          <w:p w:rsidR="00000000" w:rsidDel="00000000" w:rsidP="00000000" w:rsidRDefault="00000000" w:rsidRPr="00000000" w14:paraId="0000034D">
            <w:pPr>
              <w:spacing w:line="240" w:lineRule="auto"/>
              <w:rPr/>
            </w:pPr>
            <w:r w:rsidDel="00000000" w:rsidR="00000000" w:rsidRPr="00000000">
              <w:rPr>
                <w:rtl w:val="0"/>
              </w:rPr>
              <w:t xml:space="preserve">opencomment</w:t>
            </w:r>
          </w:p>
        </w:tc>
        <w:tc>
          <w:tcPr>
            <w:tcBorders>
              <w:top w:color="cccccc" w:space="0" w:sz="6" w:val="single"/>
              <w:left w:color="cccccc" w:space="0" w:sz="6" w:val="single"/>
              <w:bottom w:color="eeeeee" w:space="0" w:sz="6" w:val="single"/>
              <w:right w:color="cccccc" w:space="0" w:sz="6" w:val="single"/>
            </w:tcBorders>
            <w:tcMar>
              <w:top w:w="120.0" w:type="dxa"/>
              <w:left w:w="120.0" w:type="dxa"/>
              <w:bottom w:w="120.0" w:type="dxa"/>
              <w:right w:w="120.0" w:type="dxa"/>
            </w:tcMar>
            <w:vAlign w:val="top"/>
          </w:tcPr>
          <w:p w:rsidR="00000000" w:rsidDel="00000000" w:rsidP="00000000" w:rsidRDefault="00000000" w:rsidRPr="00000000" w14:paraId="0000034E">
            <w:pPr>
              <w:spacing w:line="240" w:lineRule="auto"/>
              <w:rPr/>
            </w:pPr>
            <w:r w:rsidDel="00000000" w:rsidR="00000000" w:rsidRPr="00000000">
              <w:rPr>
                <w:rtl w:val="0"/>
              </w:rPr>
              <w:t xml:space="preserve">{#</w:t>
            </w:r>
          </w:p>
        </w:tc>
      </w:tr>
      <w:tr>
        <w:trPr>
          <w:trHeight w:val="460" w:hRule="atLeast"/>
        </w:trPr>
        <w:tc>
          <w:tcPr>
            <w:tcBorders>
              <w:top w:color="cccccc" w:space="0" w:sz="6" w:val="single"/>
              <w:left w:color="cccccc" w:space="0" w:sz="6" w:val="single"/>
              <w:bottom w:color="eeeeee" w:space="0" w:sz="6" w:val="single"/>
              <w:right w:color="cccccc" w:space="0" w:sz="6" w:val="single"/>
            </w:tcBorders>
            <w:tcMar>
              <w:top w:w="120.0" w:type="dxa"/>
              <w:left w:w="120.0" w:type="dxa"/>
              <w:bottom w:w="120.0" w:type="dxa"/>
              <w:right w:w="120.0" w:type="dxa"/>
            </w:tcMar>
            <w:vAlign w:val="top"/>
          </w:tcPr>
          <w:p w:rsidR="00000000" w:rsidDel="00000000" w:rsidP="00000000" w:rsidRDefault="00000000" w:rsidRPr="00000000" w14:paraId="0000034F">
            <w:pPr>
              <w:spacing w:line="240" w:lineRule="auto"/>
              <w:rPr/>
            </w:pPr>
            <w:r w:rsidDel="00000000" w:rsidR="00000000" w:rsidRPr="00000000">
              <w:rPr>
                <w:rtl w:val="0"/>
              </w:rPr>
              <w:t xml:space="preserve">closecomment</w:t>
            </w:r>
          </w:p>
        </w:tc>
        <w:tc>
          <w:tcPr>
            <w:tcBorders>
              <w:top w:color="cccccc" w:space="0" w:sz="6" w:val="single"/>
              <w:left w:color="cccccc" w:space="0" w:sz="6" w:val="single"/>
              <w:bottom w:color="eeeeee" w:space="0" w:sz="6" w:val="single"/>
              <w:right w:color="cccccc" w:space="0" w:sz="6" w:val="single"/>
            </w:tcBorders>
            <w:tcMar>
              <w:top w:w="120.0" w:type="dxa"/>
              <w:left w:w="120.0" w:type="dxa"/>
              <w:bottom w:w="120.0" w:type="dxa"/>
              <w:right w:w="120.0" w:type="dxa"/>
            </w:tcMar>
            <w:vAlign w:val="top"/>
          </w:tcPr>
          <w:p w:rsidR="00000000" w:rsidDel="00000000" w:rsidP="00000000" w:rsidRDefault="00000000" w:rsidRPr="00000000" w14:paraId="00000350">
            <w:pPr>
              <w:spacing w:line="240" w:lineRule="auto"/>
              <w:rPr/>
            </w:pPr>
            <w:r w:rsidDel="00000000" w:rsidR="00000000" w:rsidRPr="00000000">
              <w:rPr>
                <w:rtl w:val="0"/>
              </w:rPr>
              <w:t xml:space="preserve">#}</w:t>
            </w:r>
          </w:p>
        </w:tc>
      </w:tr>
    </w:tbl>
    <w:p w:rsidR="00000000" w:rsidDel="00000000" w:rsidP="00000000" w:rsidRDefault="00000000" w:rsidRPr="00000000" w14:paraId="0000035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52">
      <w:pPr>
        <w:rPr/>
      </w:pPr>
      <w:r w:rsidDel="00000000" w:rsidR="00000000" w:rsidRPr="00000000">
        <w:rPr>
          <w:rtl w:val="0"/>
        </w:rPr>
        <w:t xml:space="preserve">url</w:t>
      </w:r>
    </w:p>
    <w:p w:rsidR="00000000" w:rsidDel="00000000" w:rsidP="00000000" w:rsidRDefault="00000000" w:rsidRPr="00000000" w14:paraId="00000353">
      <w:pPr>
        <w:rPr/>
      </w:pPr>
      <w:r w:rsidDel="00000000" w:rsidR="00000000" w:rsidRPr="00000000">
        <w:rPr>
          <w:rtl w:val="0"/>
        </w:rPr>
        <w:t xml:space="preserve">Return an absolute URL matching the given view with its parameters.</w:t>
      </w:r>
    </w:p>
    <w:p w:rsidR="00000000" w:rsidDel="00000000" w:rsidP="00000000" w:rsidRDefault="00000000" w:rsidRPr="00000000" w14:paraId="00000354">
      <w:pPr>
        <w:rPr/>
      </w:pPr>
      <w:r w:rsidDel="00000000" w:rsidR="00000000" w:rsidRPr="00000000">
        <w:rPr>
          <w:rtl w:val="0"/>
        </w:rPr>
        <w:t xml:space="preserve">This is a way to define links that aren't tied to a particular URL configuration:</w:t>
      </w:r>
    </w:p>
    <w:p w:rsidR="00000000" w:rsidDel="00000000" w:rsidP="00000000" w:rsidRDefault="00000000" w:rsidRPr="00000000" w14:paraId="00000355">
      <w:pPr>
        <w:rPr/>
      </w:pPr>
      <w:r w:rsidDel="00000000" w:rsidR="00000000" w:rsidRPr="00000000">
        <w:rPr>
          <w:rtl w:val="0"/>
        </w:rPr>
        <w:t xml:space="preserve">{% url "url_name" arg1 arg2 %}</w:t>
      </w:r>
    </w:p>
    <w:p w:rsidR="00000000" w:rsidDel="00000000" w:rsidP="00000000" w:rsidRDefault="00000000" w:rsidRPr="00000000" w14:paraId="00000356">
      <w:pPr>
        <w:rPr/>
      </w:pPr>
      <w:r w:rsidDel="00000000" w:rsidR="00000000" w:rsidRPr="00000000">
        <w:rPr>
          <w:rtl w:val="0"/>
        </w:rPr>
      </w:r>
    </w:p>
    <w:p w:rsidR="00000000" w:rsidDel="00000000" w:rsidP="00000000" w:rsidRDefault="00000000" w:rsidRPr="00000000" w14:paraId="00000357">
      <w:pPr>
        <w:rPr/>
      </w:pPr>
      <w:r w:rsidDel="00000000" w:rsidR="00000000" w:rsidRPr="00000000">
        <w:rPr>
          <w:rtl w:val="0"/>
        </w:rPr>
        <w:t xml:space="preserve">or</w:t>
      </w:r>
    </w:p>
    <w:p w:rsidR="00000000" w:rsidDel="00000000" w:rsidP="00000000" w:rsidRDefault="00000000" w:rsidRPr="00000000" w14:paraId="00000358">
      <w:pPr>
        <w:rPr/>
      </w:pPr>
      <w:r w:rsidDel="00000000" w:rsidR="00000000" w:rsidRPr="00000000">
        <w:rPr>
          <w:rtl w:val="0"/>
        </w:rPr>
      </w:r>
    </w:p>
    <w:p w:rsidR="00000000" w:rsidDel="00000000" w:rsidP="00000000" w:rsidRDefault="00000000" w:rsidRPr="00000000" w14:paraId="00000359">
      <w:pPr>
        <w:rPr/>
      </w:pPr>
      <w:r w:rsidDel="00000000" w:rsidR="00000000" w:rsidRPr="00000000">
        <w:rPr>
          <w:rtl w:val="0"/>
        </w:rPr>
        <w:t xml:space="preserve">{% url "url_name" name1=value1 name2=value2 %}</w:t>
      </w:r>
    </w:p>
    <w:p w:rsidR="00000000" w:rsidDel="00000000" w:rsidP="00000000" w:rsidRDefault="00000000" w:rsidRPr="00000000" w14:paraId="0000035A">
      <w:pPr>
        <w:rPr/>
      </w:pPr>
      <w:r w:rsidDel="00000000" w:rsidR="00000000" w:rsidRPr="00000000">
        <w:rPr>
          <w:rtl w:val="0"/>
        </w:rPr>
      </w:r>
    </w:p>
    <w:p w:rsidR="00000000" w:rsidDel="00000000" w:rsidP="00000000" w:rsidRDefault="00000000" w:rsidRPr="00000000" w14:paraId="0000035B">
      <w:pPr>
        <w:rPr/>
      </w:pPr>
      <w:r w:rsidDel="00000000" w:rsidR="00000000" w:rsidRPr="00000000">
        <w:rPr>
          <w:rtl w:val="0"/>
        </w:rPr>
        <w:t xml:space="preserve">The first argument is a URL pattern name. Other arguments are space-separated values that will be filled in place of positional and keyword arguments in the URL. Don't mix positional and keyword arguments. All arguments for the URL must be present.</w:t>
      </w:r>
    </w:p>
    <w:p w:rsidR="00000000" w:rsidDel="00000000" w:rsidP="00000000" w:rsidRDefault="00000000" w:rsidRPr="00000000" w14:paraId="0000035C">
      <w:pPr>
        <w:rPr/>
      </w:pPr>
      <w:r w:rsidDel="00000000" w:rsidR="00000000" w:rsidRPr="00000000">
        <w:rPr>
          <w:rtl w:val="0"/>
        </w:rPr>
        <w:t xml:space="preserve">For example, if you have a view app_name.views.client_details taking the client's id and the corresponding line in a URLconf looks like this:</w:t>
      </w:r>
    </w:p>
    <w:p w:rsidR="00000000" w:rsidDel="00000000" w:rsidP="00000000" w:rsidRDefault="00000000" w:rsidRPr="00000000" w14:paraId="0000035D">
      <w:pPr>
        <w:rPr/>
      </w:pPr>
      <w:r w:rsidDel="00000000" w:rsidR="00000000" w:rsidRPr="00000000">
        <w:rPr>
          <w:rtl w:val="0"/>
        </w:rPr>
        <w:t xml:space="preserve">path('client/&lt;int:id&gt;/', views.client_details, name='client-detail-view')</w:t>
      </w:r>
    </w:p>
    <w:p w:rsidR="00000000" w:rsidDel="00000000" w:rsidP="00000000" w:rsidRDefault="00000000" w:rsidRPr="00000000" w14:paraId="0000035E">
      <w:pPr>
        <w:rPr/>
      </w:pPr>
      <w:r w:rsidDel="00000000" w:rsidR="00000000" w:rsidRPr="00000000">
        <w:rPr>
          <w:rtl w:val="0"/>
        </w:rPr>
      </w:r>
    </w:p>
    <w:p w:rsidR="00000000" w:rsidDel="00000000" w:rsidP="00000000" w:rsidRDefault="00000000" w:rsidRPr="00000000" w14:paraId="0000035F">
      <w:pPr>
        <w:rPr/>
      </w:pPr>
      <w:r w:rsidDel="00000000" w:rsidR="00000000" w:rsidRPr="00000000">
        <w:rPr>
          <w:rtl w:val="0"/>
        </w:rPr>
        <w:t xml:space="preserve">and this app's URLconf is included into the project's URLconf under some path:</w:t>
      </w:r>
    </w:p>
    <w:p w:rsidR="00000000" w:rsidDel="00000000" w:rsidP="00000000" w:rsidRDefault="00000000" w:rsidRPr="00000000" w14:paraId="00000360">
      <w:pPr>
        <w:rPr/>
      </w:pPr>
      <w:r w:rsidDel="00000000" w:rsidR="00000000" w:rsidRPr="00000000">
        <w:rPr>
          <w:rtl w:val="0"/>
        </w:rPr>
        <w:t xml:space="preserve">path('clients/', include('app_name.urls'))</w:t>
      </w:r>
    </w:p>
    <w:p w:rsidR="00000000" w:rsidDel="00000000" w:rsidP="00000000" w:rsidRDefault="00000000" w:rsidRPr="00000000" w14:paraId="00000361">
      <w:pPr>
        <w:rPr/>
      </w:pPr>
      <w:r w:rsidDel="00000000" w:rsidR="00000000" w:rsidRPr="00000000">
        <w:rPr>
          <w:rtl w:val="0"/>
        </w:rPr>
      </w:r>
    </w:p>
    <w:p w:rsidR="00000000" w:rsidDel="00000000" w:rsidP="00000000" w:rsidRDefault="00000000" w:rsidRPr="00000000" w14:paraId="00000362">
      <w:pPr>
        <w:rPr/>
      </w:pPr>
      <w:r w:rsidDel="00000000" w:rsidR="00000000" w:rsidRPr="00000000">
        <w:rPr>
          <w:rtl w:val="0"/>
        </w:rPr>
        <w:t xml:space="preserve">then in a template you can create a link for a certain client like this:</w:t>
      </w:r>
    </w:p>
    <w:p w:rsidR="00000000" w:rsidDel="00000000" w:rsidP="00000000" w:rsidRDefault="00000000" w:rsidRPr="00000000" w14:paraId="00000363">
      <w:pPr>
        <w:rPr/>
      </w:pPr>
      <w:r w:rsidDel="00000000" w:rsidR="00000000" w:rsidRPr="00000000">
        <w:rPr>
          <w:rtl w:val="0"/>
        </w:rPr>
        <w:t xml:space="preserve">{% url "client-detail-view" client.id %}</w:t>
      </w:r>
    </w:p>
    <w:p w:rsidR="00000000" w:rsidDel="00000000" w:rsidP="00000000" w:rsidRDefault="00000000" w:rsidRPr="00000000" w14:paraId="00000364">
      <w:pPr>
        <w:rPr/>
      </w:pPr>
      <w:r w:rsidDel="00000000" w:rsidR="00000000" w:rsidRPr="00000000">
        <w:rPr>
          <w:rtl w:val="0"/>
        </w:rPr>
      </w:r>
    </w:p>
    <w:p w:rsidR="00000000" w:rsidDel="00000000" w:rsidP="00000000" w:rsidRDefault="00000000" w:rsidRPr="00000000" w14:paraId="00000365">
      <w:pPr>
        <w:rPr/>
      </w:pPr>
      <w:r w:rsidDel="00000000" w:rsidR="00000000" w:rsidRPr="00000000">
        <w:rPr>
          <w:rtl w:val="0"/>
        </w:rPr>
        <w:t xml:space="preserve">The URL will look like /clients/client/123/.</w:t>
      </w:r>
    </w:p>
    <w:p w:rsidR="00000000" w:rsidDel="00000000" w:rsidP="00000000" w:rsidRDefault="00000000" w:rsidRPr="00000000" w14:paraId="00000366">
      <w:pPr>
        <w:rPr/>
      </w:pPr>
      <w:r w:rsidDel="00000000" w:rsidR="00000000" w:rsidRPr="00000000">
        <w:rPr>
          <w:rtl w:val="0"/>
        </w:rPr>
        <w:t xml:space="preserve">The first argument may also be the name of a template variable that will be evaluated to obtain the view name or the URL name, e.g.:</w:t>
      </w:r>
    </w:p>
    <w:p w:rsidR="00000000" w:rsidDel="00000000" w:rsidP="00000000" w:rsidRDefault="00000000" w:rsidRPr="00000000" w14:paraId="00000367">
      <w:pPr>
        <w:rPr/>
      </w:pPr>
      <w:r w:rsidDel="00000000" w:rsidR="00000000" w:rsidRPr="00000000">
        <w:rPr>
          <w:rtl w:val="0"/>
        </w:rPr>
        <w:t xml:space="preserve">{% with url_name="client-detail-view" %}</w:t>
      </w:r>
    </w:p>
    <w:p w:rsidR="00000000" w:rsidDel="00000000" w:rsidP="00000000" w:rsidRDefault="00000000" w:rsidRPr="00000000" w14:paraId="00000368">
      <w:pPr>
        <w:rPr/>
      </w:pPr>
      <w:r w:rsidDel="00000000" w:rsidR="00000000" w:rsidRPr="00000000">
        <w:rPr>
          <w:rtl w:val="0"/>
        </w:rPr>
        <w:t xml:space="preserve">{% url url_name client.id %}</w:t>
      </w:r>
    </w:p>
    <w:p w:rsidR="00000000" w:rsidDel="00000000" w:rsidP="00000000" w:rsidRDefault="00000000" w:rsidRPr="00000000" w14:paraId="00000369">
      <w:pPr>
        <w:rPr/>
      </w:pPr>
      <w:r w:rsidDel="00000000" w:rsidR="00000000" w:rsidRPr="00000000">
        <w:rPr>
          <w:rtl w:val="0"/>
        </w:rPr>
        <w:t xml:space="preserve">{% endwith %}</w:t>
      </w:r>
    </w:p>
    <w:p w:rsidR="00000000" w:rsidDel="00000000" w:rsidP="00000000" w:rsidRDefault="00000000" w:rsidRPr="00000000" w14:paraId="0000036A">
      <w:pPr>
        <w:rPr/>
      </w:pPr>
      <w:r w:rsidDel="00000000" w:rsidR="00000000" w:rsidRPr="00000000">
        <w:rPr>
          <w:rtl w:val="0"/>
        </w:rPr>
      </w:r>
    </w:p>
    <w:p w:rsidR="00000000" w:rsidDel="00000000" w:rsidP="00000000" w:rsidRDefault="00000000" w:rsidRPr="00000000" w14:paraId="0000036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6C">
      <w:pPr>
        <w:rPr/>
      </w:pPr>
      <w:r w:rsidDel="00000000" w:rsidR="00000000" w:rsidRPr="00000000">
        <w:rPr>
          <w:rtl w:val="0"/>
        </w:rPr>
        <w:t xml:space="preserve">verbatim</w:t>
      </w:r>
    </w:p>
    <w:p w:rsidR="00000000" w:rsidDel="00000000" w:rsidP="00000000" w:rsidRDefault="00000000" w:rsidRPr="00000000" w14:paraId="0000036D">
      <w:pPr>
        <w:rPr/>
      </w:pPr>
      <w:r w:rsidDel="00000000" w:rsidR="00000000" w:rsidRPr="00000000">
        <w:rPr>
          <w:rtl w:val="0"/>
        </w:rPr>
        <w:t xml:space="preserve">Stop the template engine from rendering the contents of this block tag.</w:t>
      </w:r>
    </w:p>
    <w:p w:rsidR="00000000" w:rsidDel="00000000" w:rsidP="00000000" w:rsidRDefault="00000000" w:rsidRPr="00000000" w14:paraId="0000036E">
      <w:pPr>
        <w:rPr/>
      </w:pPr>
      <w:r w:rsidDel="00000000" w:rsidR="00000000" w:rsidRPr="00000000">
        <w:rPr>
          <w:rtl w:val="0"/>
        </w:rPr>
        <w:t xml:space="preserve">Usage:</w:t>
      </w:r>
    </w:p>
    <w:p w:rsidR="00000000" w:rsidDel="00000000" w:rsidP="00000000" w:rsidRDefault="00000000" w:rsidRPr="00000000" w14:paraId="0000036F">
      <w:pPr>
        <w:rPr/>
      </w:pPr>
      <w:r w:rsidDel="00000000" w:rsidR="00000000" w:rsidRPr="00000000">
        <w:rPr>
          <w:rtl w:val="0"/>
        </w:rPr>
        <w:t xml:space="preserve">{% verbatim %}</w:t>
      </w:r>
    </w:p>
    <w:p w:rsidR="00000000" w:rsidDel="00000000" w:rsidP="00000000" w:rsidRDefault="00000000" w:rsidRPr="00000000" w14:paraId="00000370">
      <w:pPr>
        <w:rPr/>
      </w:pPr>
      <w:r w:rsidDel="00000000" w:rsidR="00000000" w:rsidRPr="00000000">
        <w:rPr>
          <w:rtl w:val="0"/>
        </w:rPr>
        <w:t xml:space="preserve">    {% don't process this %}</w:t>
      </w:r>
    </w:p>
    <w:p w:rsidR="00000000" w:rsidDel="00000000" w:rsidP="00000000" w:rsidRDefault="00000000" w:rsidRPr="00000000" w14:paraId="00000371">
      <w:pPr>
        <w:rPr/>
      </w:pPr>
      <w:r w:rsidDel="00000000" w:rsidR="00000000" w:rsidRPr="00000000">
        <w:rPr>
          <w:rtl w:val="0"/>
        </w:rPr>
        <w:t xml:space="preserve">{% endverbatim %}</w:t>
      </w:r>
    </w:p>
    <w:p w:rsidR="00000000" w:rsidDel="00000000" w:rsidP="00000000" w:rsidRDefault="00000000" w:rsidRPr="00000000" w14:paraId="00000372">
      <w:pPr>
        <w:rPr/>
      </w:pPr>
      <w:r w:rsidDel="00000000" w:rsidR="00000000" w:rsidRPr="00000000">
        <w:rPr>
          <w:rtl w:val="0"/>
        </w:rPr>
      </w:r>
    </w:p>
    <w:p w:rsidR="00000000" w:rsidDel="00000000" w:rsidP="00000000" w:rsidRDefault="00000000" w:rsidRPr="00000000" w14:paraId="00000373">
      <w:pPr>
        <w:rPr/>
      </w:pPr>
      <w:r w:rsidDel="00000000" w:rsidR="00000000" w:rsidRPr="00000000">
        <w:rPr>
          <w:rtl w:val="0"/>
        </w:rPr>
        <w:t xml:space="preserve">You can also designate a specific closing tag block (allowing the unrendered use of {% endverbatim %}):</w:t>
      </w:r>
    </w:p>
    <w:p w:rsidR="00000000" w:rsidDel="00000000" w:rsidP="00000000" w:rsidRDefault="00000000" w:rsidRPr="00000000" w14:paraId="00000374">
      <w:pPr>
        <w:rPr/>
      </w:pPr>
      <w:r w:rsidDel="00000000" w:rsidR="00000000" w:rsidRPr="00000000">
        <w:rPr>
          <w:rtl w:val="0"/>
        </w:rPr>
        <w:t xml:space="preserve">{% verbatim myblock %}</w:t>
      </w:r>
    </w:p>
    <w:p w:rsidR="00000000" w:rsidDel="00000000" w:rsidP="00000000" w:rsidRDefault="00000000" w:rsidRPr="00000000" w14:paraId="00000375">
      <w:pPr>
        <w:rPr/>
      </w:pPr>
      <w:r w:rsidDel="00000000" w:rsidR="00000000" w:rsidRPr="00000000">
        <w:rPr>
          <w:rtl w:val="0"/>
        </w:rPr>
        <w:t xml:space="preserve">    ...</w:t>
      </w:r>
    </w:p>
    <w:p w:rsidR="00000000" w:rsidDel="00000000" w:rsidP="00000000" w:rsidRDefault="00000000" w:rsidRPr="00000000" w14:paraId="00000376">
      <w:pPr>
        <w:rPr/>
      </w:pPr>
      <w:r w:rsidDel="00000000" w:rsidR="00000000" w:rsidRPr="00000000">
        <w:rPr>
          <w:rtl w:val="0"/>
        </w:rPr>
        <w:t xml:space="preserve">{% endverbatim myblock %}</w:t>
      </w:r>
    </w:p>
    <w:p w:rsidR="00000000" w:rsidDel="00000000" w:rsidP="00000000" w:rsidRDefault="00000000" w:rsidRPr="00000000" w14:paraId="00000377">
      <w:pPr>
        <w:rPr/>
      </w:pPr>
      <w:r w:rsidDel="00000000" w:rsidR="00000000" w:rsidRPr="00000000">
        <w:rPr>
          <w:rtl w:val="0"/>
        </w:rPr>
      </w:r>
    </w:p>
    <w:p w:rsidR="00000000" w:rsidDel="00000000" w:rsidP="00000000" w:rsidRDefault="00000000" w:rsidRPr="00000000" w14:paraId="0000037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79">
      <w:pPr>
        <w:rPr/>
      </w:pPr>
      <w:r w:rsidDel="00000000" w:rsidR="00000000" w:rsidRPr="00000000">
        <w:rPr>
          <w:rtl w:val="0"/>
        </w:rPr>
        <w:t xml:space="preserve">widthratio</w:t>
      </w:r>
    </w:p>
    <w:p w:rsidR="00000000" w:rsidDel="00000000" w:rsidP="00000000" w:rsidRDefault="00000000" w:rsidRPr="00000000" w14:paraId="0000037A">
      <w:pPr>
        <w:rPr/>
      </w:pPr>
      <w:r w:rsidDel="00000000" w:rsidR="00000000" w:rsidRPr="00000000">
        <w:rPr>
          <w:rtl w:val="0"/>
        </w:rPr>
        <w:t xml:space="preserve">For creating bar charts and such. Calculate the ratio of a given value to a maximum value, and then apply that ratio to a constant.</w:t>
      </w:r>
    </w:p>
    <w:p w:rsidR="00000000" w:rsidDel="00000000" w:rsidP="00000000" w:rsidRDefault="00000000" w:rsidRPr="00000000" w14:paraId="0000037B">
      <w:pPr>
        <w:rPr/>
      </w:pPr>
      <w:r w:rsidDel="00000000" w:rsidR="00000000" w:rsidRPr="00000000">
        <w:rPr>
          <w:rtl w:val="0"/>
        </w:rPr>
        <w:t xml:space="preserve">For example:</w:t>
      </w:r>
    </w:p>
    <w:p w:rsidR="00000000" w:rsidDel="00000000" w:rsidP="00000000" w:rsidRDefault="00000000" w:rsidRPr="00000000" w14:paraId="0000037C">
      <w:pPr>
        <w:rPr/>
      </w:pPr>
      <w:r w:rsidDel="00000000" w:rsidR="00000000" w:rsidRPr="00000000">
        <w:rPr>
          <w:rtl w:val="0"/>
        </w:rPr>
        <w:t xml:space="preserve">&lt;img src="bar.png" alt="Bar"</w:t>
      </w:r>
    </w:p>
    <w:p w:rsidR="00000000" w:rsidDel="00000000" w:rsidP="00000000" w:rsidRDefault="00000000" w:rsidRPr="00000000" w14:paraId="0000037D">
      <w:pPr>
        <w:rPr/>
      </w:pPr>
      <w:r w:rsidDel="00000000" w:rsidR="00000000" w:rsidRPr="00000000">
        <w:rPr>
          <w:rtl w:val="0"/>
        </w:rPr>
        <w:t xml:space="preserve">     height="10" width="{% widthratio this_value max_value max_width %}"&gt;</w:t>
      </w:r>
    </w:p>
    <w:p w:rsidR="00000000" w:rsidDel="00000000" w:rsidP="00000000" w:rsidRDefault="00000000" w:rsidRPr="00000000" w14:paraId="0000037E">
      <w:pPr>
        <w:rPr/>
      </w:pPr>
      <w:r w:rsidDel="00000000" w:rsidR="00000000" w:rsidRPr="00000000">
        <w:rPr>
          <w:rtl w:val="0"/>
        </w:rPr>
      </w:r>
    </w:p>
    <w:p w:rsidR="00000000" w:rsidDel="00000000" w:rsidP="00000000" w:rsidRDefault="00000000" w:rsidRPr="00000000" w14:paraId="0000037F">
      <w:pPr>
        <w:rPr/>
      </w:pPr>
      <w:r w:rsidDel="00000000" w:rsidR="00000000" w:rsidRPr="00000000">
        <w:rPr>
          <w:rtl w:val="0"/>
        </w:rPr>
        <w:t xml:space="preserve">If this_value is 175, max_value is 200, and max_width is 100, the image in the above example will be 88 pixels wide (because 175/200 = .875; .875 * 100 = 87.5 which is rounded up to 88).</w:t>
      </w:r>
    </w:p>
    <w:p w:rsidR="00000000" w:rsidDel="00000000" w:rsidP="00000000" w:rsidRDefault="00000000" w:rsidRPr="00000000" w14:paraId="00000380">
      <w:pPr>
        <w:rPr/>
      </w:pPr>
      <w:r w:rsidDel="00000000" w:rsidR="00000000" w:rsidRPr="00000000">
        <w:rPr>
          <w:rtl w:val="0"/>
        </w:rPr>
        <w:t xml:space="preserve">In some cases you might want to capture the result of widthratio in a variable. It can be useful for instance in a blocktrans like this:</w:t>
      </w:r>
    </w:p>
    <w:p w:rsidR="00000000" w:rsidDel="00000000" w:rsidP="00000000" w:rsidRDefault="00000000" w:rsidRPr="00000000" w14:paraId="00000381">
      <w:pPr>
        <w:rPr/>
      </w:pPr>
      <w:r w:rsidDel="00000000" w:rsidR="00000000" w:rsidRPr="00000000">
        <w:rPr>
          <w:rtl w:val="0"/>
        </w:rPr>
        <w:t xml:space="preserve">{% widthratio this_value max_value max_width as width %}</w:t>
      </w:r>
    </w:p>
    <w:p w:rsidR="00000000" w:rsidDel="00000000" w:rsidP="00000000" w:rsidRDefault="00000000" w:rsidRPr="00000000" w14:paraId="00000382">
      <w:pPr>
        <w:rPr/>
      </w:pPr>
      <w:r w:rsidDel="00000000" w:rsidR="00000000" w:rsidRPr="00000000">
        <w:rPr>
          <w:rtl w:val="0"/>
        </w:rPr>
        <w:t xml:space="preserve">{% blocktrans %}The width is: {{ width }}{% endblocktrans %}</w:t>
      </w:r>
    </w:p>
    <w:p w:rsidR="00000000" w:rsidDel="00000000" w:rsidP="00000000" w:rsidRDefault="00000000" w:rsidRPr="00000000" w14:paraId="00000383">
      <w:pPr>
        <w:rPr/>
      </w:pPr>
      <w:r w:rsidDel="00000000" w:rsidR="00000000" w:rsidRPr="00000000">
        <w:rPr>
          <w:rtl w:val="0"/>
        </w:rPr>
      </w:r>
    </w:p>
    <w:p w:rsidR="00000000" w:rsidDel="00000000" w:rsidP="00000000" w:rsidRDefault="00000000" w:rsidRPr="00000000" w14:paraId="0000038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85">
      <w:pPr>
        <w:rPr/>
      </w:pPr>
      <w:r w:rsidDel="00000000" w:rsidR="00000000" w:rsidRPr="00000000">
        <w:rPr>
          <w:rtl w:val="0"/>
        </w:rPr>
        <w:t xml:space="preserve">with</w:t>
      </w:r>
    </w:p>
    <w:p w:rsidR="00000000" w:rsidDel="00000000" w:rsidP="00000000" w:rsidRDefault="00000000" w:rsidRPr="00000000" w14:paraId="00000386">
      <w:pPr>
        <w:rPr/>
      </w:pPr>
      <w:r w:rsidDel="00000000" w:rsidR="00000000" w:rsidRPr="00000000">
        <w:rPr>
          <w:rtl w:val="0"/>
        </w:rPr>
        <w:t xml:space="preserve">Add one or more values to the context (inside of this block) for caching and easy access.</w:t>
      </w:r>
    </w:p>
    <w:p w:rsidR="00000000" w:rsidDel="00000000" w:rsidP="00000000" w:rsidRDefault="00000000" w:rsidRPr="00000000" w14:paraId="00000387">
      <w:pPr>
        <w:rPr/>
      </w:pPr>
      <w:r w:rsidDel="00000000" w:rsidR="00000000" w:rsidRPr="00000000">
        <w:rPr>
          <w:rtl w:val="0"/>
        </w:rPr>
        <w:t xml:space="preserve">For example:</w:t>
      </w:r>
    </w:p>
    <w:p w:rsidR="00000000" w:rsidDel="00000000" w:rsidP="00000000" w:rsidRDefault="00000000" w:rsidRPr="00000000" w14:paraId="00000388">
      <w:pPr>
        <w:rPr/>
      </w:pPr>
      <w:r w:rsidDel="00000000" w:rsidR="00000000" w:rsidRPr="00000000">
        <w:rPr>
          <w:rtl w:val="0"/>
        </w:rPr>
        <w:t xml:space="preserve">{% with total=person.some_sql_method %}</w:t>
      </w:r>
    </w:p>
    <w:p w:rsidR="00000000" w:rsidDel="00000000" w:rsidP="00000000" w:rsidRDefault="00000000" w:rsidRPr="00000000" w14:paraId="00000389">
      <w:pPr>
        <w:rPr/>
      </w:pPr>
      <w:r w:rsidDel="00000000" w:rsidR="00000000" w:rsidRPr="00000000">
        <w:rPr>
          <w:rtl w:val="0"/>
        </w:rPr>
        <w:t xml:space="preserve">    {{ total }} object{{ total|pluralize }}</w:t>
      </w:r>
    </w:p>
    <w:p w:rsidR="00000000" w:rsidDel="00000000" w:rsidP="00000000" w:rsidRDefault="00000000" w:rsidRPr="00000000" w14:paraId="0000038A">
      <w:pPr>
        <w:rPr/>
      </w:pPr>
      <w:r w:rsidDel="00000000" w:rsidR="00000000" w:rsidRPr="00000000">
        <w:rPr>
          <w:rtl w:val="0"/>
        </w:rPr>
        <w:t xml:space="preserve">{% endwith %}</w:t>
      </w:r>
    </w:p>
    <w:p w:rsidR="00000000" w:rsidDel="00000000" w:rsidP="00000000" w:rsidRDefault="00000000" w:rsidRPr="00000000" w14:paraId="0000038B">
      <w:pPr>
        <w:rPr/>
      </w:pPr>
      <w:r w:rsidDel="00000000" w:rsidR="00000000" w:rsidRPr="00000000">
        <w:rPr>
          <w:rtl w:val="0"/>
        </w:rPr>
      </w:r>
    </w:p>
    <w:p w:rsidR="00000000" w:rsidDel="00000000" w:rsidP="00000000" w:rsidRDefault="00000000" w:rsidRPr="00000000" w14:paraId="0000038C">
      <w:pPr>
        <w:rPr/>
      </w:pPr>
      <w:r w:rsidDel="00000000" w:rsidR="00000000" w:rsidRPr="00000000">
        <w:rPr>
          <w:rtl w:val="0"/>
        </w:rPr>
        <w:t xml:space="preserve">Multiple values can be added to the context:</w:t>
      </w:r>
    </w:p>
    <w:p w:rsidR="00000000" w:rsidDel="00000000" w:rsidP="00000000" w:rsidRDefault="00000000" w:rsidRPr="00000000" w14:paraId="0000038D">
      <w:pPr>
        <w:rPr/>
      </w:pPr>
      <w:r w:rsidDel="00000000" w:rsidR="00000000" w:rsidRPr="00000000">
        <w:rPr>
          <w:rtl w:val="0"/>
        </w:rPr>
        <w:t xml:space="preserve">{% with foo=1 bar=2 %}</w:t>
      </w:r>
    </w:p>
    <w:p w:rsidR="00000000" w:rsidDel="00000000" w:rsidP="00000000" w:rsidRDefault="00000000" w:rsidRPr="00000000" w14:paraId="0000038E">
      <w:pPr>
        <w:rPr/>
      </w:pPr>
      <w:r w:rsidDel="00000000" w:rsidR="00000000" w:rsidRPr="00000000">
        <w:rPr>
          <w:rtl w:val="0"/>
        </w:rPr>
        <w:t xml:space="preserve">    ...</w:t>
      </w:r>
    </w:p>
    <w:p w:rsidR="00000000" w:rsidDel="00000000" w:rsidP="00000000" w:rsidRDefault="00000000" w:rsidRPr="00000000" w14:paraId="0000038F">
      <w:pPr>
        <w:rPr/>
      </w:pPr>
      <w:r w:rsidDel="00000000" w:rsidR="00000000" w:rsidRPr="00000000">
        <w:rPr>
          <w:rtl w:val="0"/>
        </w:rPr>
        <w:t xml:space="preserve">{% endwith %}</w:t>
      </w:r>
    </w:p>
    <w:p w:rsidR="00000000" w:rsidDel="00000000" w:rsidP="00000000" w:rsidRDefault="00000000" w:rsidRPr="00000000" w14:paraId="00000390">
      <w:pPr>
        <w:rPr/>
      </w:pPr>
      <w:r w:rsidDel="00000000" w:rsidR="00000000" w:rsidRPr="00000000">
        <w:rPr>
          <w:rtl w:val="0"/>
        </w:rPr>
      </w:r>
    </w:p>
    <w:p w:rsidR="00000000" w:rsidDel="00000000" w:rsidP="00000000" w:rsidRDefault="00000000" w:rsidRPr="00000000" w14:paraId="00000391">
      <w:pPr>
        <w:rPr/>
      </w:pPr>
      <w:r w:rsidDel="00000000" w:rsidR="00000000" w:rsidRPr="00000000">
        <w:rPr>
          <w:rtl w:val="0"/>
        </w:rPr>
        <w:t xml:space="preserve">The legacy format of {% with person.some_sql_method as total %} is still accepted.</w:t>
      </w:r>
    </w:p>
    <w:p w:rsidR="00000000" w:rsidDel="00000000" w:rsidP="00000000" w:rsidRDefault="00000000" w:rsidRPr="00000000" w14:paraId="00000392">
      <w:pPr>
        <w:rPr/>
      </w:pPr>
      <w:r w:rsidDel="00000000" w:rsidR="00000000" w:rsidRPr="00000000">
        <w:rPr>
          <w:rtl w:val="0"/>
        </w:rPr>
        <w:t xml:space="preserve">admin_list</w:t>
      </w:r>
    </w:p>
    <w:p w:rsidR="00000000" w:rsidDel="00000000" w:rsidP="00000000" w:rsidRDefault="00000000" w:rsidRPr="00000000" w14:paraId="00000393">
      <w:pPr>
        <w:rPr/>
      </w:pPr>
      <w:r w:rsidDel="00000000" w:rsidR="00000000" w:rsidRPr="00000000">
        <w:rPr>
          <w:rtl w:val="0"/>
        </w:rPr>
        <w:t xml:space="preserve">To use these tags, put {% load admin_list %} in your template before using the tag.</w:t>
      </w:r>
    </w:p>
    <w:p w:rsidR="00000000" w:rsidDel="00000000" w:rsidP="00000000" w:rsidRDefault="00000000" w:rsidRPr="00000000" w14:paraId="0000039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95">
      <w:pPr>
        <w:rPr/>
      </w:pPr>
      <w:r w:rsidDel="00000000" w:rsidR="00000000" w:rsidRPr="00000000">
        <w:rPr>
          <w:rtl w:val="0"/>
        </w:rPr>
        <w:t xml:space="preserve">admin_actions</w:t>
      </w:r>
    </w:p>
    <w:p w:rsidR="00000000" w:rsidDel="00000000" w:rsidP="00000000" w:rsidRDefault="00000000" w:rsidRPr="00000000" w14:paraId="0000039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97">
      <w:pPr>
        <w:rPr/>
      </w:pPr>
      <w:r w:rsidDel="00000000" w:rsidR="00000000" w:rsidRPr="00000000">
        <w:rPr>
          <w:rtl w:val="0"/>
        </w:rPr>
        <w:t xml:space="preserve">admin_list_filter</w:t>
      </w:r>
    </w:p>
    <w:p w:rsidR="00000000" w:rsidDel="00000000" w:rsidP="00000000" w:rsidRDefault="00000000" w:rsidRPr="00000000" w14:paraId="0000039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99">
      <w:pPr>
        <w:rPr/>
      </w:pPr>
      <w:r w:rsidDel="00000000" w:rsidR="00000000" w:rsidRPr="00000000">
        <w:rPr>
          <w:rtl w:val="0"/>
        </w:rPr>
        <w:t xml:space="preserve">change_list_object_tools</w:t>
      </w:r>
    </w:p>
    <w:p w:rsidR="00000000" w:rsidDel="00000000" w:rsidP="00000000" w:rsidRDefault="00000000" w:rsidRPr="00000000" w14:paraId="0000039A">
      <w:pPr>
        <w:rPr/>
      </w:pPr>
      <w:r w:rsidDel="00000000" w:rsidR="00000000" w:rsidRPr="00000000">
        <w:rPr>
          <w:rtl w:val="0"/>
        </w:rPr>
        <w:t xml:space="preserve">Display the row of change list object tools.</w:t>
      </w:r>
    </w:p>
    <w:p w:rsidR="00000000" w:rsidDel="00000000" w:rsidP="00000000" w:rsidRDefault="00000000" w:rsidRPr="00000000" w14:paraId="0000039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9C">
      <w:pPr>
        <w:rPr/>
      </w:pPr>
      <w:r w:rsidDel="00000000" w:rsidR="00000000" w:rsidRPr="00000000">
        <w:rPr>
          <w:rtl w:val="0"/>
        </w:rPr>
        <w:t xml:space="preserve">date_hierarchy</w:t>
      </w:r>
    </w:p>
    <w:p w:rsidR="00000000" w:rsidDel="00000000" w:rsidP="00000000" w:rsidRDefault="00000000" w:rsidRPr="00000000" w14:paraId="0000039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9E">
      <w:pPr>
        <w:rPr/>
      </w:pPr>
      <w:r w:rsidDel="00000000" w:rsidR="00000000" w:rsidRPr="00000000">
        <w:rPr>
          <w:rtl w:val="0"/>
        </w:rPr>
        <w:t xml:space="preserve">pagination</w:t>
      </w:r>
    </w:p>
    <w:p w:rsidR="00000000" w:rsidDel="00000000" w:rsidP="00000000" w:rsidRDefault="00000000" w:rsidRPr="00000000" w14:paraId="0000039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A0">
      <w:pPr>
        <w:rPr/>
      </w:pPr>
      <w:r w:rsidDel="00000000" w:rsidR="00000000" w:rsidRPr="00000000">
        <w:rPr>
          <w:rtl w:val="0"/>
        </w:rPr>
        <w:t xml:space="preserve">paginator_number</w:t>
      </w:r>
    </w:p>
    <w:p w:rsidR="00000000" w:rsidDel="00000000" w:rsidP="00000000" w:rsidRDefault="00000000" w:rsidRPr="00000000" w14:paraId="000003A1">
      <w:pPr>
        <w:rPr/>
      </w:pPr>
      <w:r w:rsidDel="00000000" w:rsidR="00000000" w:rsidRPr="00000000">
        <w:rPr>
          <w:rtl w:val="0"/>
        </w:rPr>
        <w:t xml:space="preserve">Generate an individual page index link in a paginated list.</w:t>
      </w:r>
    </w:p>
    <w:p w:rsidR="00000000" w:rsidDel="00000000" w:rsidP="00000000" w:rsidRDefault="00000000" w:rsidRPr="00000000" w14:paraId="000003A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A3">
      <w:pPr>
        <w:rPr/>
      </w:pPr>
      <w:r w:rsidDel="00000000" w:rsidR="00000000" w:rsidRPr="00000000">
        <w:rPr>
          <w:rtl w:val="0"/>
        </w:rPr>
        <w:t xml:space="preserve">result_list</w:t>
      </w:r>
    </w:p>
    <w:p w:rsidR="00000000" w:rsidDel="00000000" w:rsidP="00000000" w:rsidRDefault="00000000" w:rsidRPr="00000000" w14:paraId="000003A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A5">
      <w:pPr>
        <w:rPr/>
      </w:pPr>
      <w:r w:rsidDel="00000000" w:rsidR="00000000" w:rsidRPr="00000000">
        <w:rPr>
          <w:rtl w:val="0"/>
        </w:rPr>
        <w:t xml:space="preserve">search_form</w:t>
      </w:r>
    </w:p>
    <w:p w:rsidR="00000000" w:rsidDel="00000000" w:rsidP="00000000" w:rsidRDefault="00000000" w:rsidRPr="00000000" w14:paraId="000003A6">
      <w:pPr>
        <w:rPr/>
      </w:pPr>
      <w:r w:rsidDel="00000000" w:rsidR="00000000" w:rsidRPr="00000000">
        <w:rPr>
          <w:rtl w:val="0"/>
        </w:rPr>
        <w:t xml:space="preserve">admin_modify</w:t>
      </w:r>
    </w:p>
    <w:p w:rsidR="00000000" w:rsidDel="00000000" w:rsidP="00000000" w:rsidRDefault="00000000" w:rsidRPr="00000000" w14:paraId="000003A7">
      <w:pPr>
        <w:rPr/>
      </w:pPr>
      <w:r w:rsidDel="00000000" w:rsidR="00000000" w:rsidRPr="00000000">
        <w:rPr>
          <w:rtl w:val="0"/>
        </w:rPr>
        <w:t xml:space="preserve">To use these tags, put {% load admin_modify %} in your template before using the tag.</w:t>
      </w:r>
    </w:p>
    <w:p w:rsidR="00000000" w:rsidDel="00000000" w:rsidP="00000000" w:rsidRDefault="00000000" w:rsidRPr="00000000" w14:paraId="000003A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A9">
      <w:pPr>
        <w:rPr/>
      </w:pPr>
      <w:r w:rsidDel="00000000" w:rsidR="00000000" w:rsidRPr="00000000">
        <w:rPr>
          <w:rtl w:val="0"/>
        </w:rPr>
        <w:t xml:space="preserve">change_form_object_tools</w:t>
      </w:r>
    </w:p>
    <w:p w:rsidR="00000000" w:rsidDel="00000000" w:rsidP="00000000" w:rsidRDefault="00000000" w:rsidRPr="00000000" w14:paraId="000003AA">
      <w:pPr>
        <w:rPr/>
      </w:pPr>
      <w:r w:rsidDel="00000000" w:rsidR="00000000" w:rsidRPr="00000000">
        <w:rPr>
          <w:rtl w:val="0"/>
        </w:rPr>
        <w:t xml:space="preserve">Display the row of change form object tools.</w:t>
      </w:r>
    </w:p>
    <w:p w:rsidR="00000000" w:rsidDel="00000000" w:rsidP="00000000" w:rsidRDefault="00000000" w:rsidRPr="00000000" w14:paraId="000003A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AC">
      <w:pPr>
        <w:rPr/>
      </w:pPr>
      <w:r w:rsidDel="00000000" w:rsidR="00000000" w:rsidRPr="00000000">
        <w:rPr>
          <w:rtl w:val="0"/>
        </w:rPr>
        <w:t xml:space="preserve">prepopulated_fields_js</w:t>
      </w:r>
    </w:p>
    <w:p w:rsidR="00000000" w:rsidDel="00000000" w:rsidP="00000000" w:rsidRDefault="00000000" w:rsidRPr="00000000" w14:paraId="000003A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AE">
      <w:pPr>
        <w:rPr/>
      </w:pPr>
      <w:r w:rsidDel="00000000" w:rsidR="00000000" w:rsidRPr="00000000">
        <w:rPr>
          <w:rtl w:val="0"/>
        </w:rPr>
        <w:t xml:space="preserve">submit_row</w:t>
      </w:r>
    </w:p>
    <w:p w:rsidR="00000000" w:rsidDel="00000000" w:rsidP="00000000" w:rsidRDefault="00000000" w:rsidRPr="00000000" w14:paraId="000003AF">
      <w:pPr>
        <w:rPr/>
      </w:pPr>
      <w:r w:rsidDel="00000000" w:rsidR="00000000" w:rsidRPr="00000000">
        <w:rPr>
          <w:rtl w:val="0"/>
        </w:rPr>
        <w:t xml:space="preserve">admin_static</w:t>
      </w:r>
    </w:p>
    <w:p w:rsidR="00000000" w:rsidDel="00000000" w:rsidP="00000000" w:rsidRDefault="00000000" w:rsidRPr="00000000" w14:paraId="000003B0">
      <w:pPr>
        <w:rPr/>
      </w:pPr>
      <w:r w:rsidDel="00000000" w:rsidR="00000000" w:rsidRPr="00000000">
        <w:rPr>
          <w:rtl w:val="0"/>
        </w:rPr>
        <w:t xml:space="preserve">To use these tags, put {% load admin_static %} in your template before using the tag.</w:t>
      </w:r>
    </w:p>
    <w:p w:rsidR="00000000" w:rsidDel="00000000" w:rsidP="00000000" w:rsidRDefault="00000000" w:rsidRPr="00000000" w14:paraId="000003B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B2">
      <w:pPr>
        <w:rPr/>
      </w:pPr>
      <w:r w:rsidDel="00000000" w:rsidR="00000000" w:rsidRPr="00000000">
        <w:rPr>
          <w:rtl w:val="0"/>
        </w:rPr>
        <w:t xml:space="preserve">static</w:t>
      </w:r>
    </w:p>
    <w:p w:rsidR="00000000" w:rsidDel="00000000" w:rsidP="00000000" w:rsidRDefault="00000000" w:rsidRPr="00000000" w14:paraId="000003B3">
      <w:pPr>
        <w:rPr/>
      </w:pPr>
      <w:r w:rsidDel="00000000" w:rsidR="00000000" w:rsidRPr="00000000">
        <w:rPr>
          <w:rtl w:val="0"/>
        </w:rPr>
        <w:t xml:space="preserve">admin_urls</w:t>
      </w:r>
    </w:p>
    <w:p w:rsidR="00000000" w:rsidDel="00000000" w:rsidP="00000000" w:rsidRDefault="00000000" w:rsidRPr="00000000" w14:paraId="000003B4">
      <w:pPr>
        <w:rPr/>
      </w:pPr>
      <w:r w:rsidDel="00000000" w:rsidR="00000000" w:rsidRPr="00000000">
        <w:rPr>
          <w:rtl w:val="0"/>
        </w:rPr>
        <w:t xml:space="preserve">To use these tags, put {% load admin_urls %} in your template before using the tag.</w:t>
      </w:r>
    </w:p>
    <w:p w:rsidR="00000000" w:rsidDel="00000000" w:rsidP="00000000" w:rsidRDefault="00000000" w:rsidRPr="00000000" w14:paraId="000003B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B6">
      <w:pPr>
        <w:rPr/>
      </w:pPr>
      <w:r w:rsidDel="00000000" w:rsidR="00000000" w:rsidRPr="00000000">
        <w:rPr>
          <w:rtl w:val="0"/>
        </w:rPr>
        <w:t xml:space="preserve">add_preserved_filters</w:t>
      </w:r>
    </w:p>
    <w:p w:rsidR="00000000" w:rsidDel="00000000" w:rsidP="00000000" w:rsidRDefault="00000000" w:rsidRPr="00000000" w14:paraId="000003B7">
      <w:pPr>
        <w:rPr/>
      </w:pPr>
      <w:r w:rsidDel="00000000" w:rsidR="00000000" w:rsidRPr="00000000">
        <w:rPr>
          <w:rtl w:val="0"/>
        </w:rPr>
        <w:t xml:space="preserve">cache</w:t>
      </w:r>
    </w:p>
    <w:p w:rsidR="00000000" w:rsidDel="00000000" w:rsidP="00000000" w:rsidRDefault="00000000" w:rsidRPr="00000000" w14:paraId="000003B8">
      <w:pPr>
        <w:rPr/>
      </w:pPr>
      <w:r w:rsidDel="00000000" w:rsidR="00000000" w:rsidRPr="00000000">
        <w:rPr>
          <w:rtl w:val="0"/>
        </w:rPr>
        <w:t xml:space="preserve">To use these tags, put {% load cache %} in your template before using the tag.</w:t>
      </w:r>
    </w:p>
    <w:p w:rsidR="00000000" w:rsidDel="00000000" w:rsidP="00000000" w:rsidRDefault="00000000" w:rsidRPr="00000000" w14:paraId="000003B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BA">
      <w:pPr>
        <w:rPr/>
      </w:pPr>
      <w:r w:rsidDel="00000000" w:rsidR="00000000" w:rsidRPr="00000000">
        <w:rPr>
          <w:rtl w:val="0"/>
        </w:rPr>
        <w:t xml:space="preserve">cache</w:t>
      </w:r>
    </w:p>
    <w:p w:rsidR="00000000" w:rsidDel="00000000" w:rsidP="00000000" w:rsidRDefault="00000000" w:rsidRPr="00000000" w14:paraId="000003BB">
      <w:pPr>
        <w:rPr/>
      </w:pPr>
      <w:r w:rsidDel="00000000" w:rsidR="00000000" w:rsidRPr="00000000">
        <w:rPr>
          <w:rtl w:val="0"/>
        </w:rPr>
        <w:t xml:space="preserve">This will cache the contents of a template fragment for a given amount of time.</w:t>
      </w:r>
    </w:p>
    <w:p w:rsidR="00000000" w:rsidDel="00000000" w:rsidP="00000000" w:rsidRDefault="00000000" w:rsidRPr="00000000" w14:paraId="000003BC">
      <w:pPr>
        <w:rPr/>
      </w:pPr>
      <w:r w:rsidDel="00000000" w:rsidR="00000000" w:rsidRPr="00000000">
        <w:rPr>
          <w:rtl w:val="0"/>
        </w:rPr>
        <w:t xml:space="preserve">Usage:</w:t>
      </w:r>
    </w:p>
    <w:p w:rsidR="00000000" w:rsidDel="00000000" w:rsidP="00000000" w:rsidRDefault="00000000" w:rsidRPr="00000000" w14:paraId="000003BD">
      <w:pPr>
        <w:rPr/>
      </w:pPr>
      <w:r w:rsidDel="00000000" w:rsidR="00000000" w:rsidRPr="00000000">
        <w:rPr>
          <w:rtl w:val="0"/>
        </w:rPr>
        <w:t xml:space="preserve">{% load cache %}</w:t>
      </w:r>
    </w:p>
    <w:p w:rsidR="00000000" w:rsidDel="00000000" w:rsidP="00000000" w:rsidRDefault="00000000" w:rsidRPr="00000000" w14:paraId="000003BE">
      <w:pPr>
        <w:rPr/>
      </w:pPr>
      <w:r w:rsidDel="00000000" w:rsidR="00000000" w:rsidRPr="00000000">
        <w:rPr>
          <w:rtl w:val="0"/>
        </w:rPr>
        <w:t xml:space="preserve">{% cache [expire_time] [fragment_name] %}</w:t>
      </w:r>
    </w:p>
    <w:p w:rsidR="00000000" w:rsidDel="00000000" w:rsidP="00000000" w:rsidRDefault="00000000" w:rsidRPr="00000000" w14:paraId="000003BF">
      <w:pPr>
        <w:rPr/>
      </w:pPr>
      <w:r w:rsidDel="00000000" w:rsidR="00000000" w:rsidRPr="00000000">
        <w:rPr>
          <w:rtl w:val="0"/>
        </w:rPr>
        <w:t xml:space="preserve">    .. some expensive processing ..</w:t>
      </w:r>
    </w:p>
    <w:p w:rsidR="00000000" w:rsidDel="00000000" w:rsidP="00000000" w:rsidRDefault="00000000" w:rsidRPr="00000000" w14:paraId="000003C0">
      <w:pPr>
        <w:rPr/>
      </w:pPr>
      <w:r w:rsidDel="00000000" w:rsidR="00000000" w:rsidRPr="00000000">
        <w:rPr>
          <w:rtl w:val="0"/>
        </w:rPr>
        <w:t xml:space="preserve">{% endcache %}</w:t>
      </w:r>
    </w:p>
    <w:p w:rsidR="00000000" w:rsidDel="00000000" w:rsidP="00000000" w:rsidRDefault="00000000" w:rsidRPr="00000000" w14:paraId="000003C1">
      <w:pPr>
        <w:rPr/>
      </w:pPr>
      <w:r w:rsidDel="00000000" w:rsidR="00000000" w:rsidRPr="00000000">
        <w:rPr>
          <w:rtl w:val="0"/>
        </w:rPr>
      </w:r>
    </w:p>
    <w:p w:rsidR="00000000" w:rsidDel="00000000" w:rsidP="00000000" w:rsidRDefault="00000000" w:rsidRPr="00000000" w14:paraId="000003C2">
      <w:pPr>
        <w:rPr/>
      </w:pPr>
      <w:r w:rsidDel="00000000" w:rsidR="00000000" w:rsidRPr="00000000">
        <w:rPr>
          <w:rtl w:val="0"/>
        </w:rPr>
        <w:t xml:space="preserve">This tag also supports varying by a list of arguments:</w:t>
      </w:r>
    </w:p>
    <w:p w:rsidR="00000000" w:rsidDel="00000000" w:rsidP="00000000" w:rsidRDefault="00000000" w:rsidRPr="00000000" w14:paraId="000003C3">
      <w:pPr>
        <w:rPr/>
      </w:pPr>
      <w:r w:rsidDel="00000000" w:rsidR="00000000" w:rsidRPr="00000000">
        <w:rPr>
          <w:rtl w:val="0"/>
        </w:rPr>
        <w:t xml:space="preserve">{% load cache %}</w:t>
      </w:r>
    </w:p>
    <w:p w:rsidR="00000000" w:rsidDel="00000000" w:rsidP="00000000" w:rsidRDefault="00000000" w:rsidRPr="00000000" w14:paraId="000003C4">
      <w:pPr>
        <w:rPr/>
      </w:pPr>
      <w:r w:rsidDel="00000000" w:rsidR="00000000" w:rsidRPr="00000000">
        <w:rPr>
          <w:rtl w:val="0"/>
        </w:rPr>
        <w:t xml:space="preserve">{% cache [expire_time] [fragment_name] [var1] [var2] .. %}</w:t>
      </w:r>
    </w:p>
    <w:p w:rsidR="00000000" w:rsidDel="00000000" w:rsidP="00000000" w:rsidRDefault="00000000" w:rsidRPr="00000000" w14:paraId="000003C5">
      <w:pPr>
        <w:rPr/>
      </w:pPr>
      <w:r w:rsidDel="00000000" w:rsidR="00000000" w:rsidRPr="00000000">
        <w:rPr>
          <w:rtl w:val="0"/>
        </w:rPr>
        <w:t xml:space="preserve">    .. some expensive processing ..</w:t>
      </w:r>
    </w:p>
    <w:p w:rsidR="00000000" w:rsidDel="00000000" w:rsidP="00000000" w:rsidRDefault="00000000" w:rsidRPr="00000000" w14:paraId="000003C6">
      <w:pPr>
        <w:rPr/>
      </w:pPr>
      <w:r w:rsidDel="00000000" w:rsidR="00000000" w:rsidRPr="00000000">
        <w:rPr>
          <w:rtl w:val="0"/>
        </w:rPr>
        <w:t xml:space="preserve">{% endcache %}</w:t>
      </w:r>
    </w:p>
    <w:p w:rsidR="00000000" w:rsidDel="00000000" w:rsidP="00000000" w:rsidRDefault="00000000" w:rsidRPr="00000000" w14:paraId="000003C7">
      <w:pPr>
        <w:rPr/>
      </w:pPr>
      <w:r w:rsidDel="00000000" w:rsidR="00000000" w:rsidRPr="00000000">
        <w:rPr>
          <w:rtl w:val="0"/>
        </w:rPr>
      </w:r>
    </w:p>
    <w:p w:rsidR="00000000" w:rsidDel="00000000" w:rsidP="00000000" w:rsidRDefault="00000000" w:rsidRPr="00000000" w14:paraId="000003C8">
      <w:pPr>
        <w:rPr/>
      </w:pPr>
      <w:r w:rsidDel="00000000" w:rsidR="00000000" w:rsidRPr="00000000">
        <w:rPr>
          <w:rtl w:val="0"/>
        </w:rPr>
        <w:t xml:space="preserve">Optionally the cache to use may be specified thus:</w:t>
      </w:r>
    </w:p>
    <w:p w:rsidR="00000000" w:rsidDel="00000000" w:rsidP="00000000" w:rsidRDefault="00000000" w:rsidRPr="00000000" w14:paraId="000003C9">
      <w:pPr>
        <w:rPr/>
      </w:pPr>
      <w:r w:rsidDel="00000000" w:rsidR="00000000" w:rsidRPr="00000000">
        <w:rPr>
          <w:rtl w:val="0"/>
        </w:rPr>
        <w:t xml:space="preserve">{% cache ....  using="cachename" %}</w:t>
      </w:r>
    </w:p>
    <w:p w:rsidR="00000000" w:rsidDel="00000000" w:rsidP="00000000" w:rsidRDefault="00000000" w:rsidRPr="00000000" w14:paraId="000003CA">
      <w:pPr>
        <w:rPr/>
      </w:pPr>
      <w:r w:rsidDel="00000000" w:rsidR="00000000" w:rsidRPr="00000000">
        <w:rPr>
          <w:rtl w:val="0"/>
        </w:rPr>
      </w:r>
    </w:p>
    <w:p w:rsidR="00000000" w:rsidDel="00000000" w:rsidP="00000000" w:rsidRDefault="00000000" w:rsidRPr="00000000" w14:paraId="000003CB">
      <w:pPr>
        <w:rPr/>
      </w:pPr>
      <w:r w:rsidDel="00000000" w:rsidR="00000000" w:rsidRPr="00000000">
        <w:rPr>
          <w:rtl w:val="0"/>
        </w:rPr>
        <w:t xml:space="preserve">Each unique set of arguments will result in a unique cache entry.</w:t>
      </w:r>
    </w:p>
    <w:p w:rsidR="00000000" w:rsidDel="00000000" w:rsidP="00000000" w:rsidRDefault="00000000" w:rsidRPr="00000000" w14:paraId="000003CC">
      <w:pPr>
        <w:rPr/>
      </w:pPr>
      <w:r w:rsidDel="00000000" w:rsidR="00000000" w:rsidRPr="00000000">
        <w:rPr>
          <w:rtl w:val="0"/>
        </w:rPr>
        <w:t xml:space="preserve">crispy_forms_field</w:t>
      </w:r>
    </w:p>
    <w:p w:rsidR="00000000" w:rsidDel="00000000" w:rsidP="00000000" w:rsidRDefault="00000000" w:rsidRPr="00000000" w14:paraId="000003CD">
      <w:pPr>
        <w:rPr/>
      </w:pPr>
      <w:r w:rsidDel="00000000" w:rsidR="00000000" w:rsidRPr="00000000">
        <w:rPr>
          <w:rtl w:val="0"/>
        </w:rPr>
        <w:t xml:space="preserve">To use these tags, put {% load crispy_forms_field %} in your template before using the tag.</w:t>
      </w:r>
    </w:p>
    <w:p w:rsidR="00000000" w:rsidDel="00000000" w:rsidP="00000000" w:rsidRDefault="00000000" w:rsidRPr="00000000" w14:paraId="000003C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CF">
      <w:pPr>
        <w:rPr/>
      </w:pPr>
      <w:r w:rsidDel="00000000" w:rsidR="00000000" w:rsidRPr="00000000">
        <w:rPr>
          <w:rtl w:val="0"/>
        </w:rPr>
        <w:t xml:space="preserve">crispy_addon</w:t>
      </w:r>
    </w:p>
    <w:p w:rsidR="00000000" w:rsidDel="00000000" w:rsidP="00000000" w:rsidRDefault="00000000" w:rsidRPr="00000000" w14:paraId="000003D0">
      <w:pPr>
        <w:rPr/>
      </w:pPr>
      <w:r w:rsidDel="00000000" w:rsidR="00000000" w:rsidRPr="00000000">
        <w:rPr>
          <w:rtl w:val="0"/>
        </w:rPr>
        <w:t xml:space="preserve">Renders a form field using bootstrap's prepended or appended text: .. default-role::</w:t>
      </w:r>
    </w:p>
    <w:p w:rsidR="00000000" w:rsidDel="00000000" w:rsidP="00000000" w:rsidRDefault="00000000" w:rsidRPr="00000000" w14:paraId="000003D1">
      <w:pPr>
        <w:rPr/>
      </w:pPr>
      <w:r w:rsidDel="00000000" w:rsidR="00000000" w:rsidRPr="00000000">
        <w:rPr>
          <w:rtl w:val="0"/>
        </w:rPr>
        <w:t xml:space="preserve">System Message: ERROR/3 (&lt;tag:crispy_addon&gt;, line 2)</w:t>
      </w:r>
    </w:p>
    <w:p w:rsidR="00000000" w:rsidDel="00000000" w:rsidP="00000000" w:rsidRDefault="00000000" w:rsidRPr="00000000" w14:paraId="000003D2">
      <w:pPr>
        <w:rPr/>
      </w:pPr>
      <w:r w:rsidDel="00000000" w:rsidR="00000000" w:rsidRPr="00000000">
        <w:rPr>
          <w:rtl w:val="0"/>
        </w:rPr>
        <w:t xml:space="preserve">Error in "default-role" directive: no content permitted.</w:t>
      </w:r>
    </w:p>
    <w:p w:rsidR="00000000" w:rsidDel="00000000" w:rsidP="00000000" w:rsidRDefault="00000000" w:rsidRPr="00000000" w14:paraId="000003D3">
      <w:pPr>
        <w:rPr/>
      </w:pPr>
      <w:r w:rsidDel="00000000" w:rsidR="00000000" w:rsidRPr="00000000">
        <w:rPr>
          <w:rtl w:val="0"/>
        </w:rPr>
        <w:t xml:space="preserve">.. default-role:: cmsreference</w:t>
      </w:r>
    </w:p>
    <w:p w:rsidR="00000000" w:rsidDel="00000000" w:rsidP="00000000" w:rsidRDefault="00000000" w:rsidRPr="00000000" w14:paraId="000003D4">
      <w:pPr>
        <w:rPr/>
      </w:pPr>
      <w:r w:rsidDel="00000000" w:rsidR="00000000" w:rsidRPr="00000000">
        <w:rPr>
          <w:rtl w:val="0"/>
        </w:rPr>
      </w:r>
    </w:p>
    <w:p w:rsidR="00000000" w:rsidDel="00000000" w:rsidP="00000000" w:rsidRDefault="00000000" w:rsidRPr="00000000" w14:paraId="000003D5">
      <w:pPr>
        <w:rPr/>
      </w:pPr>
      <w:r w:rsidDel="00000000" w:rsidR="00000000" w:rsidRPr="00000000">
        <w:rPr>
          <w:rtl w:val="0"/>
        </w:rPr>
        <w:t xml:space="preserve">    {% crispy_addon form.my_field prepend="$" append=".00" %}</w:t>
      </w:r>
    </w:p>
    <w:p w:rsidR="00000000" w:rsidDel="00000000" w:rsidP="00000000" w:rsidRDefault="00000000" w:rsidRPr="00000000" w14:paraId="000003D6">
      <w:pPr>
        <w:rPr/>
      </w:pPr>
      <w:r w:rsidDel="00000000" w:rsidR="00000000" w:rsidRPr="00000000">
        <w:rPr>
          <w:rtl w:val="0"/>
        </w:rPr>
      </w:r>
    </w:p>
    <w:p w:rsidR="00000000" w:rsidDel="00000000" w:rsidP="00000000" w:rsidRDefault="00000000" w:rsidRPr="00000000" w14:paraId="000003D7">
      <w:pPr>
        <w:rPr/>
      </w:pPr>
      <w:r w:rsidDel="00000000" w:rsidR="00000000" w:rsidRPr="00000000">
        <w:rPr>
          <w:rtl w:val="0"/>
        </w:rPr>
      </w:r>
    </w:p>
    <w:p w:rsidR="00000000" w:rsidDel="00000000" w:rsidP="00000000" w:rsidRDefault="00000000" w:rsidRPr="00000000" w14:paraId="000003D8">
      <w:pPr>
        <w:rPr/>
      </w:pPr>
      <w:r w:rsidDel="00000000" w:rsidR="00000000" w:rsidRPr="00000000">
        <w:rPr>
          <w:rtl w:val="0"/>
        </w:rPr>
        <w:t xml:space="preserve">You can also just prepend or append like so</w:t>
      </w:r>
    </w:p>
    <w:p w:rsidR="00000000" w:rsidDel="00000000" w:rsidP="00000000" w:rsidRDefault="00000000" w:rsidRPr="00000000" w14:paraId="000003D9">
      <w:pPr>
        <w:rPr/>
      </w:pPr>
      <w:r w:rsidDel="00000000" w:rsidR="00000000" w:rsidRPr="00000000">
        <w:rPr>
          <w:rtl w:val="0"/>
        </w:rPr>
        <w:t xml:space="preserve">{% crispy_addon form.my_field prepend="$" %} {% crispy_addon form.my_field append=".00" %}</w:t>
      </w:r>
    </w:p>
    <w:p w:rsidR="00000000" w:rsidDel="00000000" w:rsidP="00000000" w:rsidRDefault="00000000" w:rsidRPr="00000000" w14:paraId="000003D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DB">
      <w:pPr>
        <w:rPr/>
      </w:pPr>
      <w:r w:rsidDel="00000000" w:rsidR="00000000" w:rsidRPr="00000000">
        <w:rPr>
          <w:rtl w:val="0"/>
        </w:rPr>
        <w:t xml:space="preserve">crispy_field</w:t>
      </w:r>
    </w:p>
    <w:p w:rsidR="00000000" w:rsidDel="00000000" w:rsidP="00000000" w:rsidRDefault="00000000" w:rsidRPr="00000000" w14:paraId="000003DC">
      <w:pPr>
        <w:rPr/>
      </w:pPr>
      <w:r w:rsidDel="00000000" w:rsidR="00000000" w:rsidRPr="00000000">
        <w:rPr>
          <w:rtl w:val="0"/>
        </w:rPr>
        <w:t xml:space="preserve">{% crispy_field field attrs %}</w:t>
      </w:r>
    </w:p>
    <w:p w:rsidR="00000000" w:rsidDel="00000000" w:rsidP="00000000" w:rsidRDefault="00000000" w:rsidRPr="00000000" w14:paraId="000003DD">
      <w:pPr>
        <w:rPr/>
      </w:pPr>
      <w:r w:rsidDel="00000000" w:rsidR="00000000" w:rsidRPr="00000000">
        <w:rPr>
          <w:rtl w:val="0"/>
        </w:rPr>
        <w:t xml:space="preserve">crispy_forms_filters</w:t>
      </w:r>
    </w:p>
    <w:p w:rsidR="00000000" w:rsidDel="00000000" w:rsidP="00000000" w:rsidRDefault="00000000" w:rsidRPr="00000000" w14:paraId="000003DE">
      <w:pPr>
        <w:rPr/>
      </w:pPr>
      <w:r w:rsidDel="00000000" w:rsidR="00000000" w:rsidRPr="00000000">
        <w:rPr>
          <w:rtl w:val="0"/>
        </w:rPr>
        <w:t xml:space="preserve">To use these tags, put {% load crispy_forms_filters %} in your template before using the tag.</w:t>
      </w:r>
    </w:p>
    <w:p w:rsidR="00000000" w:rsidDel="00000000" w:rsidP="00000000" w:rsidRDefault="00000000" w:rsidRPr="00000000" w14:paraId="000003D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E0">
      <w:pPr>
        <w:rPr/>
      </w:pPr>
      <w:r w:rsidDel="00000000" w:rsidR="00000000" w:rsidRPr="00000000">
        <w:rPr>
          <w:rtl w:val="0"/>
        </w:rPr>
        <w:t xml:space="preserve">crispy</w:t>
      </w:r>
    </w:p>
    <w:p w:rsidR="00000000" w:rsidDel="00000000" w:rsidP="00000000" w:rsidRDefault="00000000" w:rsidRPr="00000000" w14:paraId="000003E1">
      <w:pPr>
        <w:rPr/>
      </w:pPr>
      <w:r w:rsidDel="00000000" w:rsidR="00000000" w:rsidRPr="00000000">
        <w:rPr>
          <w:rtl w:val="0"/>
        </w:rPr>
        <w:t xml:space="preserve">You need to pass in at least the form/formset object, and can also pass in the optional crispy_forms.helpers.FormHelper object.</w:t>
      </w:r>
    </w:p>
    <w:p w:rsidR="00000000" w:rsidDel="00000000" w:rsidP="00000000" w:rsidRDefault="00000000" w:rsidRPr="00000000" w14:paraId="000003E2">
      <w:pPr>
        <w:rPr/>
      </w:pPr>
      <w:r w:rsidDel="00000000" w:rsidR="00000000" w:rsidRPr="00000000">
        <w:rPr>
          <w:rtl w:val="0"/>
        </w:rPr>
        <w:t xml:space="preserve">helper (optional): A </w:t>
      </w:r>
      <w:hyperlink r:id="rId76">
        <w:r w:rsidDel="00000000" w:rsidR="00000000" w:rsidRPr="00000000">
          <w:rPr>
            <w:color w:val="1155cc"/>
            <w:u w:val="single"/>
            <w:rtl w:val="0"/>
          </w:rPr>
          <w:t xml:space="preserve">crispy_forms.helper.FormHelper</w:t>
        </w:r>
      </w:hyperlink>
      <w:r w:rsidDel="00000000" w:rsidR="00000000" w:rsidRPr="00000000">
        <w:rPr>
          <w:rtl w:val="0"/>
        </w:rPr>
        <w:t xml:space="preserve"> object.</w:t>
      </w:r>
    </w:p>
    <w:p w:rsidR="00000000" w:rsidDel="00000000" w:rsidP="00000000" w:rsidRDefault="00000000" w:rsidRPr="00000000" w14:paraId="000003E3">
      <w:pPr>
        <w:rPr/>
      </w:pPr>
      <w:r w:rsidDel="00000000" w:rsidR="00000000" w:rsidRPr="00000000">
        <w:rPr>
          <w:rtl w:val="0"/>
        </w:rPr>
        <w:t xml:space="preserve">Usage:</w:t>
      </w:r>
    </w:p>
    <w:p w:rsidR="00000000" w:rsidDel="00000000" w:rsidP="00000000" w:rsidRDefault="00000000" w:rsidRPr="00000000" w14:paraId="000003E4">
      <w:pPr>
        <w:rPr/>
      </w:pPr>
      <w:r w:rsidDel="00000000" w:rsidR="00000000" w:rsidRPr="00000000">
        <w:rPr>
          <w:rtl w:val="0"/>
        </w:rPr>
        <w:t xml:space="preserve">{% load crispy_tags %}</w:t>
      </w:r>
    </w:p>
    <w:p w:rsidR="00000000" w:rsidDel="00000000" w:rsidP="00000000" w:rsidRDefault="00000000" w:rsidRPr="00000000" w14:paraId="000003E5">
      <w:pPr>
        <w:rPr/>
      </w:pPr>
      <w:r w:rsidDel="00000000" w:rsidR="00000000" w:rsidRPr="00000000">
        <w:rPr>
          <w:rtl w:val="0"/>
        </w:rPr>
        <w:t xml:space="preserve">{% crispy form form.helper %}</w:t>
      </w:r>
    </w:p>
    <w:p w:rsidR="00000000" w:rsidDel="00000000" w:rsidP="00000000" w:rsidRDefault="00000000" w:rsidRPr="00000000" w14:paraId="000003E6">
      <w:pPr>
        <w:rPr/>
      </w:pPr>
      <w:r w:rsidDel="00000000" w:rsidR="00000000" w:rsidRPr="00000000">
        <w:rPr>
          <w:rtl w:val="0"/>
        </w:rPr>
      </w:r>
    </w:p>
    <w:p w:rsidR="00000000" w:rsidDel="00000000" w:rsidP="00000000" w:rsidRDefault="00000000" w:rsidRPr="00000000" w14:paraId="000003E7">
      <w:pPr>
        <w:rPr/>
      </w:pPr>
      <w:r w:rsidDel="00000000" w:rsidR="00000000" w:rsidRPr="00000000">
        <w:rPr>
          <w:rtl w:val="0"/>
        </w:rPr>
        <w:t xml:space="preserve">You can also provide the template pack as the third argument:</w:t>
      </w:r>
    </w:p>
    <w:p w:rsidR="00000000" w:rsidDel="00000000" w:rsidP="00000000" w:rsidRDefault="00000000" w:rsidRPr="00000000" w14:paraId="000003E8">
      <w:pPr>
        <w:rPr/>
      </w:pPr>
      <w:r w:rsidDel="00000000" w:rsidR="00000000" w:rsidRPr="00000000">
        <w:rPr>
          <w:rtl w:val="0"/>
        </w:rPr>
        <w:t xml:space="preserve">{% crispy form form.helper 'bootstrap' %}</w:t>
      </w:r>
    </w:p>
    <w:p w:rsidR="00000000" w:rsidDel="00000000" w:rsidP="00000000" w:rsidRDefault="00000000" w:rsidRPr="00000000" w14:paraId="000003E9">
      <w:pPr>
        <w:rPr/>
      </w:pPr>
      <w:r w:rsidDel="00000000" w:rsidR="00000000" w:rsidRPr="00000000">
        <w:rPr>
          <w:rtl w:val="0"/>
        </w:rPr>
      </w:r>
    </w:p>
    <w:p w:rsidR="00000000" w:rsidDel="00000000" w:rsidP="00000000" w:rsidRDefault="00000000" w:rsidRPr="00000000" w14:paraId="000003EA">
      <w:pPr>
        <w:rPr/>
      </w:pPr>
      <w:r w:rsidDel="00000000" w:rsidR="00000000" w:rsidRPr="00000000">
        <w:rPr>
          <w:rtl w:val="0"/>
        </w:rPr>
        <w:t xml:space="preserve">If the </w:t>
      </w:r>
      <w:hyperlink r:id="rId77">
        <w:r w:rsidDel="00000000" w:rsidR="00000000" w:rsidRPr="00000000">
          <w:rPr>
            <w:color w:val="1155cc"/>
            <w:u w:val="single"/>
            <w:rtl w:val="0"/>
          </w:rPr>
          <w:t xml:space="preserve">FormHelper</w:t>
        </w:r>
      </w:hyperlink>
      <w:r w:rsidDel="00000000" w:rsidR="00000000" w:rsidRPr="00000000">
        <w:rPr>
          <w:rtl w:val="0"/>
        </w:rPr>
        <w:t xml:space="preserve"> attribute is named </w:t>
      </w:r>
      <w:hyperlink r:id="rId78">
        <w:r w:rsidDel="00000000" w:rsidR="00000000" w:rsidRPr="00000000">
          <w:rPr>
            <w:color w:val="1155cc"/>
            <w:u w:val="single"/>
            <w:rtl w:val="0"/>
          </w:rPr>
          <w:t xml:space="preserve">helper</w:t>
        </w:r>
      </w:hyperlink>
      <w:r w:rsidDel="00000000" w:rsidR="00000000" w:rsidRPr="00000000">
        <w:rPr>
          <w:rtl w:val="0"/>
        </w:rPr>
        <w:t xml:space="preserve"> you can simply do:</w:t>
      </w:r>
    </w:p>
    <w:p w:rsidR="00000000" w:rsidDel="00000000" w:rsidP="00000000" w:rsidRDefault="00000000" w:rsidRPr="00000000" w14:paraId="000003EB">
      <w:pPr>
        <w:rPr/>
      </w:pPr>
      <w:r w:rsidDel="00000000" w:rsidR="00000000" w:rsidRPr="00000000">
        <w:rPr>
          <w:rtl w:val="0"/>
        </w:rPr>
        <w:t xml:space="preserve">{% crispy form %}</w:t>
      </w:r>
    </w:p>
    <w:p w:rsidR="00000000" w:rsidDel="00000000" w:rsidP="00000000" w:rsidRDefault="00000000" w:rsidRPr="00000000" w14:paraId="000003EC">
      <w:pPr>
        <w:rPr/>
      </w:pPr>
      <w:r w:rsidDel="00000000" w:rsidR="00000000" w:rsidRPr="00000000">
        <w:rPr>
          <w:rtl w:val="0"/>
        </w:rPr>
        <w:t xml:space="preserve">{% crispy form 'bootstrap' %}</w:t>
      </w:r>
    </w:p>
    <w:p w:rsidR="00000000" w:rsidDel="00000000" w:rsidP="00000000" w:rsidRDefault="00000000" w:rsidRPr="00000000" w14:paraId="000003ED">
      <w:pPr>
        <w:rPr/>
      </w:pPr>
      <w:r w:rsidDel="00000000" w:rsidR="00000000" w:rsidRPr="00000000">
        <w:rPr>
          <w:rtl w:val="0"/>
        </w:rPr>
      </w:r>
    </w:p>
    <w:p w:rsidR="00000000" w:rsidDel="00000000" w:rsidP="00000000" w:rsidRDefault="00000000" w:rsidRPr="00000000" w14:paraId="000003EE">
      <w:pPr>
        <w:rPr/>
      </w:pPr>
      <w:r w:rsidDel="00000000" w:rsidR="00000000" w:rsidRPr="00000000">
        <w:rPr>
          <w:rtl w:val="0"/>
        </w:rPr>
        <w:t xml:space="preserve">crispy_forms_tags</w:t>
      </w:r>
    </w:p>
    <w:p w:rsidR="00000000" w:rsidDel="00000000" w:rsidP="00000000" w:rsidRDefault="00000000" w:rsidRPr="00000000" w14:paraId="000003EF">
      <w:pPr>
        <w:rPr/>
      </w:pPr>
      <w:r w:rsidDel="00000000" w:rsidR="00000000" w:rsidRPr="00000000">
        <w:rPr>
          <w:rtl w:val="0"/>
        </w:rPr>
        <w:t xml:space="preserve">To use these tags, put {% load crispy_forms_tags %} in your template before using the tag.</w:t>
      </w:r>
    </w:p>
    <w:p w:rsidR="00000000" w:rsidDel="00000000" w:rsidP="00000000" w:rsidRDefault="00000000" w:rsidRPr="00000000" w14:paraId="000003F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F1">
      <w:pPr>
        <w:rPr/>
      </w:pPr>
      <w:r w:rsidDel="00000000" w:rsidR="00000000" w:rsidRPr="00000000">
        <w:rPr>
          <w:rtl w:val="0"/>
        </w:rPr>
        <w:t xml:space="preserve">crispy</w:t>
      </w:r>
    </w:p>
    <w:p w:rsidR="00000000" w:rsidDel="00000000" w:rsidP="00000000" w:rsidRDefault="00000000" w:rsidRPr="00000000" w14:paraId="000003F2">
      <w:pPr>
        <w:rPr/>
      </w:pPr>
      <w:r w:rsidDel="00000000" w:rsidR="00000000" w:rsidRPr="00000000">
        <w:rPr>
          <w:rtl w:val="0"/>
        </w:rPr>
        <w:t xml:space="preserve">You need to pass in at least the form/formset object, and can also pass in the optional crispy_forms.helpers.FormHelper object.</w:t>
      </w:r>
    </w:p>
    <w:p w:rsidR="00000000" w:rsidDel="00000000" w:rsidP="00000000" w:rsidRDefault="00000000" w:rsidRPr="00000000" w14:paraId="000003F3">
      <w:pPr>
        <w:rPr/>
      </w:pPr>
      <w:r w:rsidDel="00000000" w:rsidR="00000000" w:rsidRPr="00000000">
        <w:rPr>
          <w:rtl w:val="0"/>
        </w:rPr>
        <w:t xml:space="preserve">helper (optional): A </w:t>
      </w:r>
      <w:hyperlink r:id="rId79">
        <w:r w:rsidDel="00000000" w:rsidR="00000000" w:rsidRPr="00000000">
          <w:rPr>
            <w:color w:val="1155cc"/>
            <w:u w:val="single"/>
            <w:rtl w:val="0"/>
          </w:rPr>
          <w:t xml:space="preserve">crispy_forms.helper.FormHelper</w:t>
        </w:r>
      </w:hyperlink>
      <w:r w:rsidDel="00000000" w:rsidR="00000000" w:rsidRPr="00000000">
        <w:rPr>
          <w:rtl w:val="0"/>
        </w:rPr>
        <w:t xml:space="preserve"> object.</w:t>
      </w:r>
    </w:p>
    <w:p w:rsidR="00000000" w:rsidDel="00000000" w:rsidP="00000000" w:rsidRDefault="00000000" w:rsidRPr="00000000" w14:paraId="000003F4">
      <w:pPr>
        <w:rPr/>
      </w:pPr>
      <w:r w:rsidDel="00000000" w:rsidR="00000000" w:rsidRPr="00000000">
        <w:rPr>
          <w:rtl w:val="0"/>
        </w:rPr>
        <w:t xml:space="preserve">Usage:</w:t>
      </w:r>
    </w:p>
    <w:p w:rsidR="00000000" w:rsidDel="00000000" w:rsidP="00000000" w:rsidRDefault="00000000" w:rsidRPr="00000000" w14:paraId="000003F5">
      <w:pPr>
        <w:rPr/>
      </w:pPr>
      <w:r w:rsidDel="00000000" w:rsidR="00000000" w:rsidRPr="00000000">
        <w:rPr>
          <w:rtl w:val="0"/>
        </w:rPr>
        <w:t xml:space="preserve">{% load crispy_tags %}</w:t>
      </w:r>
    </w:p>
    <w:p w:rsidR="00000000" w:rsidDel="00000000" w:rsidP="00000000" w:rsidRDefault="00000000" w:rsidRPr="00000000" w14:paraId="000003F6">
      <w:pPr>
        <w:rPr/>
      </w:pPr>
      <w:r w:rsidDel="00000000" w:rsidR="00000000" w:rsidRPr="00000000">
        <w:rPr>
          <w:rtl w:val="0"/>
        </w:rPr>
        <w:t xml:space="preserve">{% crispy form form.helper %}</w:t>
      </w:r>
    </w:p>
    <w:p w:rsidR="00000000" w:rsidDel="00000000" w:rsidP="00000000" w:rsidRDefault="00000000" w:rsidRPr="00000000" w14:paraId="000003F7">
      <w:pPr>
        <w:rPr/>
      </w:pPr>
      <w:r w:rsidDel="00000000" w:rsidR="00000000" w:rsidRPr="00000000">
        <w:rPr>
          <w:rtl w:val="0"/>
        </w:rPr>
      </w:r>
    </w:p>
    <w:p w:rsidR="00000000" w:rsidDel="00000000" w:rsidP="00000000" w:rsidRDefault="00000000" w:rsidRPr="00000000" w14:paraId="000003F8">
      <w:pPr>
        <w:rPr/>
      </w:pPr>
      <w:r w:rsidDel="00000000" w:rsidR="00000000" w:rsidRPr="00000000">
        <w:rPr>
          <w:rtl w:val="0"/>
        </w:rPr>
        <w:t xml:space="preserve">You can also provide the template pack as the third argument:</w:t>
      </w:r>
    </w:p>
    <w:p w:rsidR="00000000" w:rsidDel="00000000" w:rsidP="00000000" w:rsidRDefault="00000000" w:rsidRPr="00000000" w14:paraId="000003F9">
      <w:pPr>
        <w:rPr/>
      </w:pPr>
      <w:r w:rsidDel="00000000" w:rsidR="00000000" w:rsidRPr="00000000">
        <w:rPr>
          <w:rtl w:val="0"/>
        </w:rPr>
        <w:t xml:space="preserve">{% crispy form form.helper 'bootstrap' %}</w:t>
      </w:r>
    </w:p>
    <w:p w:rsidR="00000000" w:rsidDel="00000000" w:rsidP="00000000" w:rsidRDefault="00000000" w:rsidRPr="00000000" w14:paraId="000003FA">
      <w:pPr>
        <w:rPr/>
      </w:pPr>
      <w:r w:rsidDel="00000000" w:rsidR="00000000" w:rsidRPr="00000000">
        <w:rPr>
          <w:rtl w:val="0"/>
        </w:rPr>
      </w:r>
    </w:p>
    <w:p w:rsidR="00000000" w:rsidDel="00000000" w:rsidP="00000000" w:rsidRDefault="00000000" w:rsidRPr="00000000" w14:paraId="000003FB">
      <w:pPr>
        <w:rPr/>
      </w:pPr>
      <w:r w:rsidDel="00000000" w:rsidR="00000000" w:rsidRPr="00000000">
        <w:rPr>
          <w:rtl w:val="0"/>
        </w:rPr>
        <w:t xml:space="preserve">If the </w:t>
      </w:r>
      <w:hyperlink r:id="rId80">
        <w:r w:rsidDel="00000000" w:rsidR="00000000" w:rsidRPr="00000000">
          <w:rPr>
            <w:color w:val="1155cc"/>
            <w:u w:val="single"/>
            <w:rtl w:val="0"/>
          </w:rPr>
          <w:t xml:space="preserve">FormHelper</w:t>
        </w:r>
      </w:hyperlink>
      <w:r w:rsidDel="00000000" w:rsidR="00000000" w:rsidRPr="00000000">
        <w:rPr>
          <w:rtl w:val="0"/>
        </w:rPr>
        <w:t xml:space="preserve"> attribute is named </w:t>
      </w:r>
      <w:hyperlink r:id="rId81">
        <w:r w:rsidDel="00000000" w:rsidR="00000000" w:rsidRPr="00000000">
          <w:rPr>
            <w:color w:val="1155cc"/>
            <w:u w:val="single"/>
            <w:rtl w:val="0"/>
          </w:rPr>
          <w:t xml:space="preserve">helper</w:t>
        </w:r>
      </w:hyperlink>
      <w:r w:rsidDel="00000000" w:rsidR="00000000" w:rsidRPr="00000000">
        <w:rPr>
          <w:rtl w:val="0"/>
        </w:rPr>
        <w:t xml:space="preserve"> you can simply do:</w:t>
      </w:r>
    </w:p>
    <w:p w:rsidR="00000000" w:rsidDel="00000000" w:rsidP="00000000" w:rsidRDefault="00000000" w:rsidRPr="00000000" w14:paraId="000003FC">
      <w:pPr>
        <w:rPr/>
      </w:pPr>
      <w:r w:rsidDel="00000000" w:rsidR="00000000" w:rsidRPr="00000000">
        <w:rPr>
          <w:rtl w:val="0"/>
        </w:rPr>
        <w:t xml:space="preserve">{% crispy form %}</w:t>
      </w:r>
    </w:p>
    <w:p w:rsidR="00000000" w:rsidDel="00000000" w:rsidP="00000000" w:rsidRDefault="00000000" w:rsidRPr="00000000" w14:paraId="000003FD">
      <w:pPr>
        <w:rPr/>
      </w:pPr>
      <w:r w:rsidDel="00000000" w:rsidR="00000000" w:rsidRPr="00000000">
        <w:rPr>
          <w:rtl w:val="0"/>
        </w:rPr>
        <w:t xml:space="preserve">{% crispy form 'bootstrap' %}</w:t>
      </w:r>
    </w:p>
    <w:p w:rsidR="00000000" w:rsidDel="00000000" w:rsidP="00000000" w:rsidRDefault="00000000" w:rsidRPr="00000000" w14:paraId="000003FE">
      <w:pPr>
        <w:rPr/>
      </w:pPr>
      <w:r w:rsidDel="00000000" w:rsidR="00000000" w:rsidRPr="00000000">
        <w:rPr>
          <w:rtl w:val="0"/>
        </w:rPr>
      </w:r>
    </w:p>
    <w:p w:rsidR="00000000" w:rsidDel="00000000" w:rsidP="00000000" w:rsidRDefault="00000000" w:rsidRPr="00000000" w14:paraId="000003FF">
      <w:pPr>
        <w:rPr/>
      </w:pPr>
      <w:r w:rsidDel="00000000" w:rsidR="00000000" w:rsidRPr="00000000">
        <w:rPr>
          <w:rtl w:val="0"/>
        </w:rPr>
        <w:t xml:space="preserve">crispy_forms_utils</w:t>
      </w:r>
    </w:p>
    <w:p w:rsidR="00000000" w:rsidDel="00000000" w:rsidP="00000000" w:rsidRDefault="00000000" w:rsidRPr="00000000" w14:paraId="00000400">
      <w:pPr>
        <w:rPr/>
      </w:pPr>
      <w:r w:rsidDel="00000000" w:rsidR="00000000" w:rsidRPr="00000000">
        <w:rPr>
          <w:rtl w:val="0"/>
        </w:rPr>
        <w:t xml:space="preserve">To use these tags, put {% load crispy_forms_utils %} in your template before using the tag.</w:t>
      </w:r>
    </w:p>
    <w:p w:rsidR="00000000" w:rsidDel="00000000" w:rsidP="00000000" w:rsidRDefault="00000000" w:rsidRPr="00000000" w14:paraId="0000040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02">
      <w:pPr>
        <w:rPr/>
      </w:pPr>
      <w:r w:rsidDel="00000000" w:rsidR="00000000" w:rsidRPr="00000000">
        <w:rPr>
          <w:rtl w:val="0"/>
        </w:rPr>
        <w:t xml:space="preserve">specialspaceless</w:t>
      </w:r>
    </w:p>
    <w:p w:rsidR="00000000" w:rsidDel="00000000" w:rsidP="00000000" w:rsidRDefault="00000000" w:rsidRPr="00000000" w14:paraId="00000403">
      <w:pPr>
        <w:rPr/>
      </w:pPr>
      <w:r w:rsidDel="00000000" w:rsidR="00000000" w:rsidRPr="00000000">
        <w:rPr>
          <w:rtl w:val="0"/>
        </w:rPr>
        <w:t xml:space="preserve">Removes whitespace between HTML tags, and introduces a whitespace after buttons an inputs, necessary for Bootstrap to place them correctly in the layout.</w:t>
      </w:r>
    </w:p>
    <w:p w:rsidR="00000000" w:rsidDel="00000000" w:rsidP="00000000" w:rsidRDefault="00000000" w:rsidRPr="00000000" w14:paraId="00000404">
      <w:pPr>
        <w:rPr/>
      </w:pPr>
      <w:r w:rsidDel="00000000" w:rsidR="00000000" w:rsidRPr="00000000">
        <w:rPr>
          <w:rtl w:val="0"/>
        </w:rPr>
        <w:t xml:space="preserve">i18n</w:t>
      </w:r>
    </w:p>
    <w:p w:rsidR="00000000" w:rsidDel="00000000" w:rsidP="00000000" w:rsidRDefault="00000000" w:rsidRPr="00000000" w14:paraId="00000405">
      <w:pPr>
        <w:rPr/>
      </w:pPr>
      <w:r w:rsidDel="00000000" w:rsidR="00000000" w:rsidRPr="00000000">
        <w:rPr>
          <w:rtl w:val="0"/>
        </w:rPr>
        <w:t xml:space="preserve">To use these tags, put {% load i18n %} in your template before using the tag.</w:t>
      </w:r>
    </w:p>
    <w:p w:rsidR="00000000" w:rsidDel="00000000" w:rsidP="00000000" w:rsidRDefault="00000000" w:rsidRPr="00000000" w14:paraId="0000040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07">
      <w:pPr>
        <w:rPr/>
      </w:pPr>
      <w:r w:rsidDel="00000000" w:rsidR="00000000" w:rsidRPr="00000000">
        <w:rPr>
          <w:rtl w:val="0"/>
        </w:rPr>
        <w:t xml:space="preserve">blocktrans</w:t>
      </w:r>
    </w:p>
    <w:p w:rsidR="00000000" w:rsidDel="00000000" w:rsidP="00000000" w:rsidRDefault="00000000" w:rsidRPr="00000000" w14:paraId="00000408">
      <w:pPr>
        <w:rPr/>
      </w:pPr>
      <w:r w:rsidDel="00000000" w:rsidR="00000000" w:rsidRPr="00000000">
        <w:rPr>
          <w:rtl w:val="0"/>
        </w:rPr>
        <w:t xml:space="preserve">Translate a block of text with parameters.</w:t>
      </w:r>
    </w:p>
    <w:p w:rsidR="00000000" w:rsidDel="00000000" w:rsidP="00000000" w:rsidRDefault="00000000" w:rsidRPr="00000000" w14:paraId="00000409">
      <w:pPr>
        <w:rPr/>
      </w:pPr>
      <w:r w:rsidDel="00000000" w:rsidR="00000000" w:rsidRPr="00000000">
        <w:rPr>
          <w:rtl w:val="0"/>
        </w:rPr>
        <w:t xml:space="preserve">Usage:</w:t>
      </w:r>
    </w:p>
    <w:p w:rsidR="00000000" w:rsidDel="00000000" w:rsidP="00000000" w:rsidRDefault="00000000" w:rsidRPr="00000000" w14:paraId="0000040A">
      <w:pPr>
        <w:rPr/>
      </w:pPr>
      <w:r w:rsidDel="00000000" w:rsidR="00000000" w:rsidRPr="00000000">
        <w:rPr>
          <w:rtl w:val="0"/>
        </w:rPr>
        <w:t xml:space="preserve">{% blocktrans with bar=foo|filter boo=baz|filter %}</w:t>
      </w:r>
    </w:p>
    <w:p w:rsidR="00000000" w:rsidDel="00000000" w:rsidP="00000000" w:rsidRDefault="00000000" w:rsidRPr="00000000" w14:paraId="0000040B">
      <w:pPr>
        <w:rPr/>
      </w:pPr>
      <w:r w:rsidDel="00000000" w:rsidR="00000000" w:rsidRPr="00000000">
        <w:rPr>
          <w:rtl w:val="0"/>
        </w:rPr>
        <w:t xml:space="preserve">This is {{ bar }} and {{ boo }}.</w:t>
      </w:r>
    </w:p>
    <w:p w:rsidR="00000000" w:rsidDel="00000000" w:rsidP="00000000" w:rsidRDefault="00000000" w:rsidRPr="00000000" w14:paraId="0000040C">
      <w:pPr>
        <w:rPr/>
      </w:pPr>
      <w:r w:rsidDel="00000000" w:rsidR="00000000" w:rsidRPr="00000000">
        <w:rPr>
          <w:rtl w:val="0"/>
        </w:rPr>
        <w:t xml:space="preserve">{% endblocktrans %}</w:t>
      </w:r>
    </w:p>
    <w:p w:rsidR="00000000" w:rsidDel="00000000" w:rsidP="00000000" w:rsidRDefault="00000000" w:rsidRPr="00000000" w14:paraId="0000040D">
      <w:pPr>
        <w:rPr/>
      </w:pPr>
      <w:r w:rsidDel="00000000" w:rsidR="00000000" w:rsidRPr="00000000">
        <w:rPr>
          <w:rtl w:val="0"/>
        </w:rPr>
      </w:r>
    </w:p>
    <w:p w:rsidR="00000000" w:rsidDel="00000000" w:rsidP="00000000" w:rsidRDefault="00000000" w:rsidRPr="00000000" w14:paraId="0000040E">
      <w:pPr>
        <w:rPr/>
      </w:pPr>
      <w:r w:rsidDel="00000000" w:rsidR="00000000" w:rsidRPr="00000000">
        <w:rPr>
          <w:rtl w:val="0"/>
        </w:rPr>
        <w:t xml:space="preserve">Additionally, this supports pluralization:</w:t>
      </w:r>
    </w:p>
    <w:p w:rsidR="00000000" w:rsidDel="00000000" w:rsidP="00000000" w:rsidRDefault="00000000" w:rsidRPr="00000000" w14:paraId="0000040F">
      <w:pPr>
        <w:rPr/>
      </w:pPr>
      <w:r w:rsidDel="00000000" w:rsidR="00000000" w:rsidRPr="00000000">
        <w:rPr>
          <w:rtl w:val="0"/>
        </w:rPr>
        <w:t xml:space="preserve">{% blocktrans count count=var|length %}</w:t>
      </w:r>
    </w:p>
    <w:p w:rsidR="00000000" w:rsidDel="00000000" w:rsidP="00000000" w:rsidRDefault="00000000" w:rsidRPr="00000000" w14:paraId="00000410">
      <w:pPr>
        <w:rPr/>
      </w:pPr>
      <w:r w:rsidDel="00000000" w:rsidR="00000000" w:rsidRPr="00000000">
        <w:rPr>
          <w:rtl w:val="0"/>
        </w:rPr>
        <w:t xml:space="preserve">There is {{ count }} object.</w:t>
      </w:r>
    </w:p>
    <w:p w:rsidR="00000000" w:rsidDel="00000000" w:rsidP="00000000" w:rsidRDefault="00000000" w:rsidRPr="00000000" w14:paraId="00000411">
      <w:pPr>
        <w:rPr/>
      </w:pPr>
      <w:r w:rsidDel="00000000" w:rsidR="00000000" w:rsidRPr="00000000">
        <w:rPr>
          <w:rtl w:val="0"/>
        </w:rPr>
        <w:t xml:space="preserve">{% plural %}</w:t>
      </w:r>
    </w:p>
    <w:p w:rsidR="00000000" w:rsidDel="00000000" w:rsidP="00000000" w:rsidRDefault="00000000" w:rsidRPr="00000000" w14:paraId="00000412">
      <w:pPr>
        <w:rPr/>
      </w:pPr>
      <w:r w:rsidDel="00000000" w:rsidR="00000000" w:rsidRPr="00000000">
        <w:rPr>
          <w:rtl w:val="0"/>
        </w:rPr>
        <w:t xml:space="preserve">There are {{ count }} objects.</w:t>
      </w:r>
    </w:p>
    <w:p w:rsidR="00000000" w:rsidDel="00000000" w:rsidP="00000000" w:rsidRDefault="00000000" w:rsidRPr="00000000" w14:paraId="00000413">
      <w:pPr>
        <w:rPr/>
      </w:pPr>
      <w:r w:rsidDel="00000000" w:rsidR="00000000" w:rsidRPr="00000000">
        <w:rPr>
          <w:rtl w:val="0"/>
        </w:rPr>
        <w:t xml:space="preserve">{% endblocktrans %}</w:t>
      </w:r>
    </w:p>
    <w:p w:rsidR="00000000" w:rsidDel="00000000" w:rsidP="00000000" w:rsidRDefault="00000000" w:rsidRPr="00000000" w14:paraId="00000414">
      <w:pPr>
        <w:rPr/>
      </w:pPr>
      <w:r w:rsidDel="00000000" w:rsidR="00000000" w:rsidRPr="00000000">
        <w:rPr>
          <w:rtl w:val="0"/>
        </w:rPr>
      </w:r>
    </w:p>
    <w:p w:rsidR="00000000" w:rsidDel="00000000" w:rsidP="00000000" w:rsidRDefault="00000000" w:rsidRPr="00000000" w14:paraId="00000415">
      <w:pPr>
        <w:rPr/>
      </w:pPr>
      <w:r w:rsidDel="00000000" w:rsidR="00000000" w:rsidRPr="00000000">
        <w:rPr>
          <w:rtl w:val="0"/>
        </w:rPr>
        <w:t xml:space="preserve">This is much like ngettext, only in template syntax.</w:t>
      </w:r>
    </w:p>
    <w:p w:rsidR="00000000" w:rsidDel="00000000" w:rsidP="00000000" w:rsidRDefault="00000000" w:rsidRPr="00000000" w14:paraId="00000416">
      <w:pPr>
        <w:rPr/>
      </w:pPr>
      <w:r w:rsidDel="00000000" w:rsidR="00000000" w:rsidRPr="00000000">
        <w:rPr>
          <w:rtl w:val="0"/>
        </w:rPr>
        <w:t xml:space="preserve">The "var as value" legacy format is still supported:</w:t>
      </w:r>
    </w:p>
    <w:p w:rsidR="00000000" w:rsidDel="00000000" w:rsidP="00000000" w:rsidRDefault="00000000" w:rsidRPr="00000000" w14:paraId="00000417">
      <w:pPr>
        <w:rPr/>
      </w:pPr>
      <w:r w:rsidDel="00000000" w:rsidR="00000000" w:rsidRPr="00000000">
        <w:rPr>
          <w:rtl w:val="0"/>
        </w:rPr>
        <w:t xml:space="preserve">{% blocktrans with foo|filter as bar and baz|filter as boo %}</w:t>
      </w:r>
    </w:p>
    <w:p w:rsidR="00000000" w:rsidDel="00000000" w:rsidP="00000000" w:rsidRDefault="00000000" w:rsidRPr="00000000" w14:paraId="00000418">
      <w:pPr>
        <w:rPr/>
      </w:pPr>
      <w:r w:rsidDel="00000000" w:rsidR="00000000" w:rsidRPr="00000000">
        <w:rPr>
          <w:rtl w:val="0"/>
        </w:rPr>
        <w:t xml:space="preserve">{% blocktrans count var|length as count %}</w:t>
      </w:r>
    </w:p>
    <w:p w:rsidR="00000000" w:rsidDel="00000000" w:rsidP="00000000" w:rsidRDefault="00000000" w:rsidRPr="00000000" w14:paraId="00000419">
      <w:pPr>
        <w:rPr/>
      </w:pPr>
      <w:r w:rsidDel="00000000" w:rsidR="00000000" w:rsidRPr="00000000">
        <w:rPr>
          <w:rtl w:val="0"/>
        </w:rPr>
      </w:r>
    </w:p>
    <w:p w:rsidR="00000000" w:rsidDel="00000000" w:rsidP="00000000" w:rsidRDefault="00000000" w:rsidRPr="00000000" w14:paraId="0000041A">
      <w:pPr>
        <w:rPr/>
      </w:pPr>
      <w:r w:rsidDel="00000000" w:rsidR="00000000" w:rsidRPr="00000000">
        <w:rPr>
          <w:rtl w:val="0"/>
        </w:rPr>
        <w:t xml:space="preserve">The translated string can be stored in a variable using </w:t>
      </w:r>
      <w:hyperlink r:id="rId82">
        <w:r w:rsidDel="00000000" w:rsidR="00000000" w:rsidRPr="00000000">
          <w:rPr>
            <w:color w:val="1155cc"/>
            <w:u w:val="single"/>
            <w:rtl w:val="0"/>
          </w:rPr>
          <w:t xml:space="preserve">asvar</w:t>
        </w:r>
      </w:hyperlink>
      <w:r w:rsidDel="00000000" w:rsidR="00000000" w:rsidRPr="00000000">
        <w:rPr>
          <w:rtl w:val="0"/>
        </w:rPr>
        <w:t xml:space="preserve">:</w:t>
      </w:r>
    </w:p>
    <w:p w:rsidR="00000000" w:rsidDel="00000000" w:rsidP="00000000" w:rsidRDefault="00000000" w:rsidRPr="00000000" w14:paraId="0000041B">
      <w:pPr>
        <w:rPr/>
      </w:pPr>
      <w:r w:rsidDel="00000000" w:rsidR="00000000" w:rsidRPr="00000000">
        <w:rPr>
          <w:rtl w:val="0"/>
        </w:rPr>
        <w:t xml:space="preserve">{% blocktrans with bar=foo|filter boo=baz|filter asvar var %}</w:t>
      </w:r>
    </w:p>
    <w:p w:rsidR="00000000" w:rsidDel="00000000" w:rsidP="00000000" w:rsidRDefault="00000000" w:rsidRPr="00000000" w14:paraId="0000041C">
      <w:pPr>
        <w:rPr/>
      </w:pPr>
      <w:r w:rsidDel="00000000" w:rsidR="00000000" w:rsidRPr="00000000">
        <w:rPr>
          <w:rtl w:val="0"/>
        </w:rPr>
        <w:t xml:space="preserve">This is {{ bar }} and {{ boo }}.</w:t>
      </w:r>
    </w:p>
    <w:p w:rsidR="00000000" w:rsidDel="00000000" w:rsidP="00000000" w:rsidRDefault="00000000" w:rsidRPr="00000000" w14:paraId="0000041D">
      <w:pPr>
        <w:rPr/>
      </w:pPr>
      <w:r w:rsidDel="00000000" w:rsidR="00000000" w:rsidRPr="00000000">
        <w:rPr>
          <w:rtl w:val="0"/>
        </w:rPr>
        <w:t xml:space="preserve">{% endblocktrans %}</w:t>
      </w:r>
    </w:p>
    <w:p w:rsidR="00000000" w:rsidDel="00000000" w:rsidP="00000000" w:rsidRDefault="00000000" w:rsidRPr="00000000" w14:paraId="0000041E">
      <w:pPr>
        <w:rPr/>
      </w:pPr>
      <w:r w:rsidDel="00000000" w:rsidR="00000000" w:rsidRPr="00000000">
        <w:rPr>
          <w:rtl w:val="0"/>
        </w:rPr>
        <w:t xml:space="preserve">{{ var }}</w:t>
      </w:r>
    </w:p>
    <w:p w:rsidR="00000000" w:rsidDel="00000000" w:rsidP="00000000" w:rsidRDefault="00000000" w:rsidRPr="00000000" w14:paraId="0000041F">
      <w:pPr>
        <w:rPr/>
      </w:pPr>
      <w:r w:rsidDel="00000000" w:rsidR="00000000" w:rsidRPr="00000000">
        <w:rPr>
          <w:rtl w:val="0"/>
        </w:rPr>
      </w:r>
    </w:p>
    <w:p w:rsidR="00000000" w:rsidDel="00000000" w:rsidP="00000000" w:rsidRDefault="00000000" w:rsidRPr="00000000" w14:paraId="00000420">
      <w:pPr>
        <w:rPr/>
      </w:pPr>
      <w:r w:rsidDel="00000000" w:rsidR="00000000" w:rsidRPr="00000000">
        <w:rPr>
          <w:rtl w:val="0"/>
        </w:rPr>
        <w:t xml:space="preserve">Contextual translations are supported:</w:t>
      </w:r>
    </w:p>
    <w:p w:rsidR="00000000" w:rsidDel="00000000" w:rsidP="00000000" w:rsidRDefault="00000000" w:rsidRPr="00000000" w14:paraId="00000421">
      <w:pPr>
        <w:rPr/>
      </w:pPr>
      <w:r w:rsidDel="00000000" w:rsidR="00000000" w:rsidRPr="00000000">
        <w:rPr>
          <w:rtl w:val="0"/>
        </w:rPr>
        <w:t xml:space="preserve">{% blocktrans with bar=foo|filter context "greeting" %}</w:t>
      </w:r>
    </w:p>
    <w:p w:rsidR="00000000" w:rsidDel="00000000" w:rsidP="00000000" w:rsidRDefault="00000000" w:rsidRPr="00000000" w14:paraId="00000422">
      <w:pPr>
        <w:rPr/>
      </w:pPr>
      <w:r w:rsidDel="00000000" w:rsidR="00000000" w:rsidRPr="00000000">
        <w:rPr>
          <w:rtl w:val="0"/>
        </w:rPr>
        <w:t xml:space="preserve">    This is {{ bar }}.</w:t>
      </w:r>
    </w:p>
    <w:p w:rsidR="00000000" w:rsidDel="00000000" w:rsidP="00000000" w:rsidRDefault="00000000" w:rsidRPr="00000000" w14:paraId="00000423">
      <w:pPr>
        <w:rPr/>
      </w:pPr>
      <w:r w:rsidDel="00000000" w:rsidR="00000000" w:rsidRPr="00000000">
        <w:rPr>
          <w:rtl w:val="0"/>
        </w:rPr>
        <w:t xml:space="preserve">{% endblocktrans %}</w:t>
      </w:r>
    </w:p>
    <w:p w:rsidR="00000000" w:rsidDel="00000000" w:rsidP="00000000" w:rsidRDefault="00000000" w:rsidRPr="00000000" w14:paraId="00000424">
      <w:pPr>
        <w:rPr/>
      </w:pPr>
      <w:r w:rsidDel="00000000" w:rsidR="00000000" w:rsidRPr="00000000">
        <w:rPr>
          <w:rtl w:val="0"/>
        </w:rPr>
      </w:r>
    </w:p>
    <w:p w:rsidR="00000000" w:rsidDel="00000000" w:rsidP="00000000" w:rsidRDefault="00000000" w:rsidRPr="00000000" w14:paraId="00000425">
      <w:pPr>
        <w:rPr/>
      </w:pPr>
      <w:r w:rsidDel="00000000" w:rsidR="00000000" w:rsidRPr="00000000">
        <w:rPr>
          <w:rtl w:val="0"/>
        </w:rPr>
        <w:t xml:space="preserve">This is equivalent to calling pgettext/npgettext instead of (u)gettext/(u)ngettext.</w:t>
      </w:r>
    </w:p>
    <w:p w:rsidR="00000000" w:rsidDel="00000000" w:rsidP="00000000" w:rsidRDefault="00000000" w:rsidRPr="00000000" w14:paraId="0000042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27">
      <w:pPr>
        <w:rPr/>
      </w:pPr>
      <w:r w:rsidDel="00000000" w:rsidR="00000000" w:rsidRPr="00000000">
        <w:rPr>
          <w:rtl w:val="0"/>
        </w:rPr>
        <w:t xml:space="preserve">get_available_languages</w:t>
      </w:r>
    </w:p>
    <w:p w:rsidR="00000000" w:rsidDel="00000000" w:rsidP="00000000" w:rsidRDefault="00000000" w:rsidRPr="00000000" w14:paraId="00000428">
      <w:pPr>
        <w:rPr/>
      </w:pPr>
      <w:r w:rsidDel="00000000" w:rsidR="00000000" w:rsidRPr="00000000">
        <w:rPr>
          <w:rtl w:val="0"/>
        </w:rPr>
        <w:t xml:space="preserve">Store a list of available languages in the context.</w:t>
      </w:r>
    </w:p>
    <w:p w:rsidR="00000000" w:rsidDel="00000000" w:rsidP="00000000" w:rsidRDefault="00000000" w:rsidRPr="00000000" w14:paraId="00000429">
      <w:pPr>
        <w:rPr/>
      </w:pPr>
      <w:r w:rsidDel="00000000" w:rsidR="00000000" w:rsidRPr="00000000">
        <w:rPr>
          <w:rtl w:val="0"/>
        </w:rPr>
        <w:t xml:space="preserve">Usage:</w:t>
      </w:r>
    </w:p>
    <w:p w:rsidR="00000000" w:rsidDel="00000000" w:rsidP="00000000" w:rsidRDefault="00000000" w:rsidRPr="00000000" w14:paraId="0000042A">
      <w:pPr>
        <w:rPr/>
      </w:pPr>
      <w:r w:rsidDel="00000000" w:rsidR="00000000" w:rsidRPr="00000000">
        <w:rPr>
          <w:rtl w:val="0"/>
        </w:rPr>
        <w:t xml:space="preserve">{% get_available_languages as languages %}</w:t>
      </w:r>
    </w:p>
    <w:p w:rsidR="00000000" w:rsidDel="00000000" w:rsidP="00000000" w:rsidRDefault="00000000" w:rsidRPr="00000000" w14:paraId="0000042B">
      <w:pPr>
        <w:rPr/>
      </w:pPr>
      <w:r w:rsidDel="00000000" w:rsidR="00000000" w:rsidRPr="00000000">
        <w:rPr>
          <w:rtl w:val="0"/>
        </w:rPr>
        <w:t xml:space="preserve">{% for language in languages %}</w:t>
      </w:r>
    </w:p>
    <w:p w:rsidR="00000000" w:rsidDel="00000000" w:rsidP="00000000" w:rsidRDefault="00000000" w:rsidRPr="00000000" w14:paraId="0000042C">
      <w:pPr>
        <w:rPr/>
      </w:pPr>
      <w:r w:rsidDel="00000000" w:rsidR="00000000" w:rsidRPr="00000000">
        <w:rPr>
          <w:rtl w:val="0"/>
        </w:rPr>
        <w:t xml:space="preserve">...</w:t>
      </w:r>
    </w:p>
    <w:p w:rsidR="00000000" w:rsidDel="00000000" w:rsidP="00000000" w:rsidRDefault="00000000" w:rsidRPr="00000000" w14:paraId="0000042D">
      <w:pPr>
        <w:rPr/>
      </w:pPr>
      <w:r w:rsidDel="00000000" w:rsidR="00000000" w:rsidRPr="00000000">
        <w:rPr>
          <w:rtl w:val="0"/>
        </w:rPr>
        <w:t xml:space="preserve">{% endfor %}</w:t>
      </w:r>
    </w:p>
    <w:p w:rsidR="00000000" w:rsidDel="00000000" w:rsidP="00000000" w:rsidRDefault="00000000" w:rsidRPr="00000000" w14:paraId="0000042E">
      <w:pPr>
        <w:rPr/>
      </w:pPr>
      <w:r w:rsidDel="00000000" w:rsidR="00000000" w:rsidRPr="00000000">
        <w:rPr>
          <w:rtl w:val="0"/>
        </w:rPr>
      </w:r>
    </w:p>
    <w:p w:rsidR="00000000" w:rsidDel="00000000" w:rsidP="00000000" w:rsidRDefault="00000000" w:rsidRPr="00000000" w14:paraId="0000042F">
      <w:pPr>
        <w:rPr/>
      </w:pPr>
      <w:r w:rsidDel="00000000" w:rsidR="00000000" w:rsidRPr="00000000">
        <w:rPr>
          <w:rtl w:val="0"/>
        </w:rPr>
        <w:t xml:space="preserve">This puts settings.LANGUAGES into the named variable.</w:t>
      </w:r>
    </w:p>
    <w:p w:rsidR="00000000" w:rsidDel="00000000" w:rsidP="00000000" w:rsidRDefault="00000000" w:rsidRPr="00000000" w14:paraId="0000043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31">
      <w:pPr>
        <w:rPr/>
      </w:pPr>
      <w:r w:rsidDel="00000000" w:rsidR="00000000" w:rsidRPr="00000000">
        <w:rPr>
          <w:rtl w:val="0"/>
        </w:rPr>
        <w:t xml:space="preserve">get_current_language</w:t>
      </w:r>
    </w:p>
    <w:p w:rsidR="00000000" w:rsidDel="00000000" w:rsidP="00000000" w:rsidRDefault="00000000" w:rsidRPr="00000000" w14:paraId="00000432">
      <w:pPr>
        <w:rPr/>
      </w:pPr>
      <w:r w:rsidDel="00000000" w:rsidR="00000000" w:rsidRPr="00000000">
        <w:rPr>
          <w:rtl w:val="0"/>
        </w:rPr>
        <w:t xml:space="preserve">Store the current language in the context.</w:t>
      </w:r>
    </w:p>
    <w:p w:rsidR="00000000" w:rsidDel="00000000" w:rsidP="00000000" w:rsidRDefault="00000000" w:rsidRPr="00000000" w14:paraId="00000433">
      <w:pPr>
        <w:rPr/>
      </w:pPr>
      <w:r w:rsidDel="00000000" w:rsidR="00000000" w:rsidRPr="00000000">
        <w:rPr>
          <w:rtl w:val="0"/>
        </w:rPr>
        <w:t xml:space="preserve">Usage:</w:t>
      </w:r>
    </w:p>
    <w:p w:rsidR="00000000" w:rsidDel="00000000" w:rsidP="00000000" w:rsidRDefault="00000000" w:rsidRPr="00000000" w14:paraId="00000434">
      <w:pPr>
        <w:rPr/>
      </w:pPr>
      <w:r w:rsidDel="00000000" w:rsidR="00000000" w:rsidRPr="00000000">
        <w:rPr>
          <w:rtl w:val="0"/>
        </w:rPr>
        <w:t xml:space="preserve">{% get_current_language as language %}</w:t>
      </w:r>
    </w:p>
    <w:p w:rsidR="00000000" w:rsidDel="00000000" w:rsidP="00000000" w:rsidRDefault="00000000" w:rsidRPr="00000000" w14:paraId="00000435">
      <w:pPr>
        <w:rPr/>
      </w:pPr>
      <w:r w:rsidDel="00000000" w:rsidR="00000000" w:rsidRPr="00000000">
        <w:rPr>
          <w:rtl w:val="0"/>
        </w:rPr>
      </w:r>
    </w:p>
    <w:p w:rsidR="00000000" w:rsidDel="00000000" w:rsidP="00000000" w:rsidRDefault="00000000" w:rsidRPr="00000000" w14:paraId="00000436">
      <w:pPr>
        <w:rPr/>
      </w:pPr>
      <w:r w:rsidDel="00000000" w:rsidR="00000000" w:rsidRPr="00000000">
        <w:rPr>
          <w:rtl w:val="0"/>
        </w:rPr>
        <w:t xml:space="preserve">This fetches the currently active language and puts its value into the language context variable.</w:t>
      </w:r>
    </w:p>
    <w:p w:rsidR="00000000" w:rsidDel="00000000" w:rsidP="00000000" w:rsidRDefault="00000000" w:rsidRPr="00000000" w14:paraId="0000043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38">
      <w:pPr>
        <w:rPr/>
      </w:pPr>
      <w:r w:rsidDel="00000000" w:rsidR="00000000" w:rsidRPr="00000000">
        <w:rPr>
          <w:rtl w:val="0"/>
        </w:rPr>
        <w:t xml:space="preserve">get_current_language_bidi</w:t>
      </w:r>
    </w:p>
    <w:p w:rsidR="00000000" w:rsidDel="00000000" w:rsidP="00000000" w:rsidRDefault="00000000" w:rsidRPr="00000000" w14:paraId="00000439">
      <w:pPr>
        <w:rPr/>
      </w:pPr>
      <w:r w:rsidDel="00000000" w:rsidR="00000000" w:rsidRPr="00000000">
        <w:rPr>
          <w:rtl w:val="0"/>
        </w:rPr>
        <w:t xml:space="preserve">Store the current language layout in the context.</w:t>
      </w:r>
    </w:p>
    <w:p w:rsidR="00000000" w:rsidDel="00000000" w:rsidP="00000000" w:rsidRDefault="00000000" w:rsidRPr="00000000" w14:paraId="0000043A">
      <w:pPr>
        <w:rPr/>
      </w:pPr>
      <w:r w:rsidDel="00000000" w:rsidR="00000000" w:rsidRPr="00000000">
        <w:rPr>
          <w:rtl w:val="0"/>
        </w:rPr>
        <w:t xml:space="preserve">Usage:</w:t>
      </w:r>
    </w:p>
    <w:p w:rsidR="00000000" w:rsidDel="00000000" w:rsidP="00000000" w:rsidRDefault="00000000" w:rsidRPr="00000000" w14:paraId="0000043B">
      <w:pPr>
        <w:rPr/>
      </w:pPr>
      <w:r w:rsidDel="00000000" w:rsidR="00000000" w:rsidRPr="00000000">
        <w:rPr>
          <w:rtl w:val="0"/>
        </w:rPr>
        <w:t xml:space="preserve">{% get_current_language_bidi as bidi %}</w:t>
      </w:r>
    </w:p>
    <w:p w:rsidR="00000000" w:rsidDel="00000000" w:rsidP="00000000" w:rsidRDefault="00000000" w:rsidRPr="00000000" w14:paraId="0000043C">
      <w:pPr>
        <w:rPr/>
      </w:pPr>
      <w:r w:rsidDel="00000000" w:rsidR="00000000" w:rsidRPr="00000000">
        <w:rPr>
          <w:rtl w:val="0"/>
        </w:rPr>
      </w:r>
    </w:p>
    <w:p w:rsidR="00000000" w:rsidDel="00000000" w:rsidP="00000000" w:rsidRDefault="00000000" w:rsidRPr="00000000" w14:paraId="0000043D">
      <w:pPr>
        <w:rPr/>
      </w:pPr>
      <w:r w:rsidDel="00000000" w:rsidR="00000000" w:rsidRPr="00000000">
        <w:rPr>
          <w:rtl w:val="0"/>
        </w:rPr>
        <w:t xml:space="preserve">This fetches the currently active language's layout and puts its value into the bidi context variable. True indicates right-to-left layout, otherwise left-to-right.</w:t>
      </w:r>
    </w:p>
    <w:p w:rsidR="00000000" w:rsidDel="00000000" w:rsidP="00000000" w:rsidRDefault="00000000" w:rsidRPr="00000000" w14:paraId="0000043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3F">
      <w:pPr>
        <w:rPr/>
      </w:pPr>
      <w:r w:rsidDel="00000000" w:rsidR="00000000" w:rsidRPr="00000000">
        <w:rPr>
          <w:rtl w:val="0"/>
        </w:rPr>
        <w:t xml:space="preserve">get_language_info</w:t>
      </w:r>
    </w:p>
    <w:p w:rsidR="00000000" w:rsidDel="00000000" w:rsidP="00000000" w:rsidRDefault="00000000" w:rsidRPr="00000000" w14:paraId="00000440">
      <w:pPr>
        <w:rPr/>
      </w:pPr>
      <w:r w:rsidDel="00000000" w:rsidR="00000000" w:rsidRPr="00000000">
        <w:rPr>
          <w:rtl w:val="0"/>
        </w:rPr>
        <w:t xml:space="preserve">Store the language information dictionary for the given language code in a context variable.</w:t>
      </w:r>
    </w:p>
    <w:p w:rsidR="00000000" w:rsidDel="00000000" w:rsidP="00000000" w:rsidRDefault="00000000" w:rsidRPr="00000000" w14:paraId="00000441">
      <w:pPr>
        <w:rPr/>
      </w:pPr>
      <w:r w:rsidDel="00000000" w:rsidR="00000000" w:rsidRPr="00000000">
        <w:rPr>
          <w:rtl w:val="0"/>
        </w:rPr>
        <w:t xml:space="preserve">Usage:</w:t>
      </w:r>
    </w:p>
    <w:p w:rsidR="00000000" w:rsidDel="00000000" w:rsidP="00000000" w:rsidRDefault="00000000" w:rsidRPr="00000000" w14:paraId="00000442">
      <w:pPr>
        <w:rPr/>
      </w:pPr>
      <w:r w:rsidDel="00000000" w:rsidR="00000000" w:rsidRPr="00000000">
        <w:rPr>
          <w:rtl w:val="0"/>
        </w:rPr>
        <w:t xml:space="preserve">{% get_language_info for LANGUAGE_CODE as l %}</w:t>
      </w:r>
    </w:p>
    <w:p w:rsidR="00000000" w:rsidDel="00000000" w:rsidP="00000000" w:rsidRDefault="00000000" w:rsidRPr="00000000" w14:paraId="00000443">
      <w:pPr>
        <w:rPr/>
      </w:pPr>
      <w:r w:rsidDel="00000000" w:rsidR="00000000" w:rsidRPr="00000000">
        <w:rPr>
          <w:rtl w:val="0"/>
        </w:rPr>
        <w:t xml:space="preserve">{{ l.code }}</w:t>
      </w:r>
    </w:p>
    <w:p w:rsidR="00000000" w:rsidDel="00000000" w:rsidP="00000000" w:rsidRDefault="00000000" w:rsidRPr="00000000" w14:paraId="00000444">
      <w:pPr>
        <w:rPr/>
      </w:pPr>
      <w:r w:rsidDel="00000000" w:rsidR="00000000" w:rsidRPr="00000000">
        <w:rPr>
          <w:rtl w:val="0"/>
        </w:rPr>
        <w:t xml:space="preserve">{{ l.name }}</w:t>
      </w:r>
    </w:p>
    <w:p w:rsidR="00000000" w:rsidDel="00000000" w:rsidP="00000000" w:rsidRDefault="00000000" w:rsidRPr="00000000" w14:paraId="00000445">
      <w:pPr>
        <w:rPr/>
      </w:pPr>
      <w:r w:rsidDel="00000000" w:rsidR="00000000" w:rsidRPr="00000000">
        <w:rPr>
          <w:rtl w:val="0"/>
        </w:rPr>
        <w:t xml:space="preserve">{{ l.name_translated }}</w:t>
      </w:r>
    </w:p>
    <w:p w:rsidR="00000000" w:rsidDel="00000000" w:rsidP="00000000" w:rsidRDefault="00000000" w:rsidRPr="00000000" w14:paraId="00000446">
      <w:pPr>
        <w:rPr/>
      </w:pPr>
      <w:r w:rsidDel="00000000" w:rsidR="00000000" w:rsidRPr="00000000">
        <w:rPr>
          <w:rtl w:val="0"/>
        </w:rPr>
        <w:t xml:space="preserve">{{ l.name_local }}</w:t>
      </w:r>
    </w:p>
    <w:p w:rsidR="00000000" w:rsidDel="00000000" w:rsidP="00000000" w:rsidRDefault="00000000" w:rsidRPr="00000000" w14:paraId="00000447">
      <w:pPr>
        <w:rPr/>
      </w:pPr>
      <w:r w:rsidDel="00000000" w:rsidR="00000000" w:rsidRPr="00000000">
        <w:rPr>
          <w:rtl w:val="0"/>
        </w:rPr>
        <w:t xml:space="preserve">{{ l.bidi|yesno:"bi-directional,uni-directional" }}</w:t>
      </w:r>
    </w:p>
    <w:p w:rsidR="00000000" w:rsidDel="00000000" w:rsidP="00000000" w:rsidRDefault="00000000" w:rsidRPr="00000000" w14:paraId="00000448">
      <w:pPr>
        <w:rPr/>
      </w:pPr>
      <w:r w:rsidDel="00000000" w:rsidR="00000000" w:rsidRPr="00000000">
        <w:rPr>
          <w:rtl w:val="0"/>
        </w:rPr>
      </w:r>
    </w:p>
    <w:p w:rsidR="00000000" w:rsidDel="00000000" w:rsidP="00000000" w:rsidRDefault="00000000" w:rsidRPr="00000000" w14:paraId="0000044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4A">
      <w:pPr>
        <w:rPr/>
      </w:pPr>
      <w:r w:rsidDel="00000000" w:rsidR="00000000" w:rsidRPr="00000000">
        <w:rPr>
          <w:rtl w:val="0"/>
        </w:rPr>
        <w:t xml:space="preserve">get_language_info_list</w:t>
      </w:r>
    </w:p>
    <w:p w:rsidR="00000000" w:rsidDel="00000000" w:rsidP="00000000" w:rsidRDefault="00000000" w:rsidRPr="00000000" w14:paraId="0000044B">
      <w:pPr>
        <w:rPr/>
      </w:pPr>
      <w:r w:rsidDel="00000000" w:rsidR="00000000" w:rsidRPr="00000000">
        <w:rPr>
          <w:rtl w:val="0"/>
        </w:rPr>
        <w:t xml:space="preserve">Store a list of language information dictionaries for the given language codes in a context variable. The language codes can be specified either as a list of strings or a settings.LANGUAGES style list (or any sequence of sequences whose first items are language codes).</w:t>
      </w:r>
    </w:p>
    <w:p w:rsidR="00000000" w:rsidDel="00000000" w:rsidP="00000000" w:rsidRDefault="00000000" w:rsidRPr="00000000" w14:paraId="0000044C">
      <w:pPr>
        <w:rPr/>
      </w:pPr>
      <w:r w:rsidDel="00000000" w:rsidR="00000000" w:rsidRPr="00000000">
        <w:rPr>
          <w:rtl w:val="0"/>
        </w:rPr>
        <w:t xml:space="preserve">Usage:</w:t>
      </w:r>
    </w:p>
    <w:p w:rsidR="00000000" w:rsidDel="00000000" w:rsidP="00000000" w:rsidRDefault="00000000" w:rsidRPr="00000000" w14:paraId="0000044D">
      <w:pPr>
        <w:rPr/>
      </w:pPr>
      <w:r w:rsidDel="00000000" w:rsidR="00000000" w:rsidRPr="00000000">
        <w:rPr>
          <w:rtl w:val="0"/>
        </w:rPr>
        <w:t xml:space="preserve">{% get_language_info_list for LANGUAGES as langs %}</w:t>
      </w:r>
    </w:p>
    <w:p w:rsidR="00000000" w:rsidDel="00000000" w:rsidP="00000000" w:rsidRDefault="00000000" w:rsidRPr="00000000" w14:paraId="0000044E">
      <w:pPr>
        <w:rPr/>
      </w:pPr>
      <w:r w:rsidDel="00000000" w:rsidR="00000000" w:rsidRPr="00000000">
        <w:rPr>
          <w:rtl w:val="0"/>
        </w:rPr>
        <w:t xml:space="preserve">{% for l in langs %}</w:t>
      </w:r>
    </w:p>
    <w:p w:rsidR="00000000" w:rsidDel="00000000" w:rsidP="00000000" w:rsidRDefault="00000000" w:rsidRPr="00000000" w14:paraId="0000044F">
      <w:pPr>
        <w:rPr/>
      </w:pPr>
      <w:r w:rsidDel="00000000" w:rsidR="00000000" w:rsidRPr="00000000">
        <w:rPr>
          <w:rtl w:val="0"/>
        </w:rPr>
        <w:t xml:space="preserve">  {{ l.code }}</w:t>
      </w:r>
    </w:p>
    <w:p w:rsidR="00000000" w:rsidDel="00000000" w:rsidP="00000000" w:rsidRDefault="00000000" w:rsidRPr="00000000" w14:paraId="00000450">
      <w:pPr>
        <w:rPr/>
      </w:pPr>
      <w:r w:rsidDel="00000000" w:rsidR="00000000" w:rsidRPr="00000000">
        <w:rPr>
          <w:rtl w:val="0"/>
        </w:rPr>
        <w:t xml:space="preserve">  {{ l.name }}</w:t>
      </w:r>
    </w:p>
    <w:p w:rsidR="00000000" w:rsidDel="00000000" w:rsidP="00000000" w:rsidRDefault="00000000" w:rsidRPr="00000000" w14:paraId="00000451">
      <w:pPr>
        <w:rPr/>
      </w:pPr>
      <w:r w:rsidDel="00000000" w:rsidR="00000000" w:rsidRPr="00000000">
        <w:rPr>
          <w:rtl w:val="0"/>
        </w:rPr>
        <w:t xml:space="preserve">  {{ l.name_translated }}</w:t>
      </w:r>
    </w:p>
    <w:p w:rsidR="00000000" w:rsidDel="00000000" w:rsidP="00000000" w:rsidRDefault="00000000" w:rsidRPr="00000000" w14:paraId="00000452">
      <w:pPr>
        <w:rPr/>
      </w:pPr>
      <w:r w:rsidDel="00000000" w:rsidR="00000000" w:rsidRPr="00000000">
        <w:rPr>
          <w:rtl w:val="0"/>
        </w:rPr>
        <w:t xml:space="preserve">  {{ l.name_local }}</w:t>
      </w:r>
    </w:p>
    <w:p w:rsidR="00000000" w:rsidDel="00000000" w:rsidP="00000000" w:rsidRDefault="00000000" w:rsidRPr="00000000" w14:paraId="00000453">
      <w:pPr>
        <w:rPr/>
      </w:pPr>
      <w:r w:rsidDel="00000000" w:rsidR="00000000" w:rsidRPr="00000000">
        <w:rPr>
          <w:rtl w:val="0"/>
        </w:rPr>
        <w:t xml:space="preserve">  {{ l.bidi|yesno:"bi-directional,uni-directional" }}</w:t>
      </w:r>
    </w:p>
    <w:p w:rsidR="00000000" w:rsidDel="00000000" w:rsidP="00000000" w:rsidRDefault="00000000" w:rsidRPr="00000000" w14:paraId="00000454">
      <w:pPr>
        <w:rPr/>
      </w:pPr>
      <w:r w:rsidDel="00000000" w:rsidR="00000000" w:rsidRPr="00000000">
        <w:rPr>
          <w:rtl w:val="0"/>
        </w:rPr>
        <w:t xml:space="preserve">{% endfor %}</w:t>
      </w:r>
    </w:p>
    <w:p w:rsidR="00000000" w:rsidDel="00000000" w:rsidP="00000000" w:rsidRDefault="00000000" w:rsidRPr="00000000" w14:paraId="00000455">
      <w:pPr>
        <w:rPr/>
      </w:pPr>
      <w:r w:rsidDel="00000000" w:rsidR="00000000" w:rsidRPr="00000000">
        <w:rPr>
          <w:rtl w:val="0"/>
        </w:rPr>
      </w:r>
    </w:p>
    <w:p w:rsidR="00000000" w:rsidDel="00000000" w:rsidP="00000000" w:rsidRDefault="00000000" w:rsidRPr="00000000" w14:paraId="0000045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57">
      <w:pPr>
        <w:rPr/>
      </w:pPr>
      <w:r w:rsidDel="00000000" w:rsidR="00000000" w:rsidRPr="00000000">
        <w:rPr>
          <w:rtl w:val="0"/>
        </w:rPr>
        <w:t xml:space="preserve">language</w:t>
      </w:r>
    </w:p>
    <w:p w:rsidR="00000000" w:rsidDel="00000000" w:rsidP="00000000" w:rsidRDefault="00000000" w:rsidRPr="00000000" w14:paraId="00000458">
      <w:pPr>
        <w:rPr/>
      </w:pPr>
      <w:r w:rsidDel="00000000" w:rsidR="00000000" w:rsidRPr="00000000">
        <w:rPr>
          <w:rtl w:val="0"/>
        </w:rPr>
        <w:t xml:space="preserve">Enable the given language just for this block.</w:t>
      </w:r>
    </w:p>
    <w:p w:rsidR="00000000" w:rsidDel="00000000" w:rsidP="00000000" w:rsidRDefault="00000000" w:rsidRPr="00000000" w14:paraId="00000459">
      <w:pPr>
        <w:rPr/>
      </w:pPr>
      <w:r w:rsidDel="00000000" w:rsidR="00000000" w:rsidRPr="00000000">
        <w:rPr>
          <w:rtl w:val="0"/>
        </w:rPr>
        <w:t xml:space="preserve">Usage:</w:t>
      </w:r>
    </w:p>
    <w:p w:rsidR="00000000" w:rsidDel="00000000" w:rsidP="00000000" w:rsidRDefault="00000000" w:rsidRPr="00000000" w14:paraId="0000045A">
      <w:pPr>
        <w:rPr/>
      </w:pPr>
      <w:r w:rsidDel="00000000" w:rsidR="00000000" w:rsidRPr="00000000">
        <w:rPr>
          <w:rtl w:val="0"/>
        </w:rPr>
        <w:t xml:space="preserve">{% language "de" %}</w:t>
      </w:r>
    </w:p>
    <w:p w:rsidR="00000000" w:rsidDel="00000000" w:rsidP="00000000" w:rsidRDefault="00000000" w:rsidRPr="00000000" w14:paraId="0000045B">
      <w:pPr>
        <w:rPr/>
      </w:pPr>
      <w:r w:rsidDel="00000000" w:rsidR="00000000" w:rsidRPr="00000000">
        <w:rPr>
          <w:rtl w:val="0"/>
        </w:rPr>
        <w:t xml:space="preserve">    This is {{ bar }} and {{ boo }}.</w:t>
      </w:r>
    </w:p>
    <w:p w:rsidR="00000000" w:rsidDel="00000000" w:rsidP="00000000" w:rsidRDefault="00000000" w:rsidRPr="00000000" w14:paraId="0000045C">
      <w:pPr>
        <w:rPr/>
      </w:pPr>
      <w:r w:rsidDel="00000000" w:rsidR="00000000" w:rsidRPr="00000000">
        <w:rPr>
          <w:rtl w:val="0"/>
        </w:rPr>
        <w:t xml:space="preserve">{% endlanguage %}</w:t>
      </w:r>
    </w:p>
    <w:p w:rsidR="00000000" w:rsidDel="00000000" w:rsidP="00000000" w:rsidRDefault="00000000" w:rsidRPr="00000000" w14:paraId="0000045D">
      <w:pPr>
        <w:rPr/>
      </w:pPr>
      <w:r w:rsidDel="00000000" w:rsidR="00000000" w:rsidRPr="00000000">
        <w:rPr>
          <w:rtl w:val="0"/>
        </w:rPr>
      </w:r>
    </w:p>
    <w:p w:rsidR="00000000" w:rsidDel="00000000" w:rsidP="00000000" w:rsidRDefault="00000000" w:rsidRPr="00000000" w14:paraId="0000045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5F">
      <w:pPr>
        <w:rPr/>
      </w:pPr>
      <w:r w:rsidDel="00000000" w:rsidR="00000000" w:rsidRPr="00000000">
        <w:rPr>
          <w:rtl w:val="0"/>
        </w:rPr>
        <w:t xml:space="preserve">trans</w:t>
      </w:r>
    </w:p>
    <w:p w:rsidR="00000000" w:rsidDel="00000000" w:rsidP="00000000" w:rsidRDefault="00000000" w:rsidRPr="00000000" w14:paraId="00000460">
      <w:pPr>
        <w:rPr/>
      </w:pPr>
      <w:r w:rsidDel="00000000" w:rsidR="00000000" w:rsidRPr="00000000">
        <w:rPr>
          <w:rtl w:val="0"/>
        </w:rPr>
        <w:t xml:space="preserve">Mark a string for translation and translate the string for the current language.</w:t>
      </w:r>
    </w:p>
    <w:p w:rsidR="00000000" w:rsidDel="00000000" w:rsidP="00000000" w:rsidRDefault="00000000" w:rsidRPr="00000000" w14:paraId="00000461">
      <w:pPr>
        <w:rPr/>
      </w:pPr>
      <w:r w:rsidDel="00000000" w:rsidR="00000000" w:rsidRPr="00000000">
        <w:rPr>
          <w:rtl w:val="0"/>
        </w:rPr>
        <w:t xml:space="preserve">Usage:</w:t>
      </w:r>
    </w:p>
    <w:p w:rsidR="00000000" w:rsidDel="00000000" w:rsidP="00000000" w:rsidRDefault="00000000" w:rsidRPr="00000000" w14:paraId="00000462">
      <w:pPr>
        <w:rPr/>
      </w:pPr>
      <w:r w:rsidDel="00000000" w:rsidR="00000000" w:rsidRPr="00000000">
        <w:rPr>
          <w:rtl w:val="0"/>
        </w:rPr>
        <w:t xml:space="preserve">{% trans "this is a test" %}</w:t>
      </w:r>
    </w:p>
    <w:p w:rsidR="00000000" w:rsidDel="00000000" w:rsidP="00000000" w:rsidRDefault="00000000" w:rsidRPr="00000000" w14:paraId="00000463">
      <w:pPr>
        <w:rPr/>
      </w:pPr>
      <w:r w:rsidDel="00000000" w:rsidR="00000000" w:rsidRPr="00000000">
        <w:rPr>
          <w:rtl w:val="0"/>
        </w:rPr>
      </w:r>
    </w:p>
    <w:p w:rsidR="00000000" w:rsidDel="00000000" w:rsidP="00000000" w:rsidRDefault="00000000" w:rsidRPr="00000000" w14:paraId="00000464">
      <w:pPr>
        <w:rPr/>
      </w:pPr>
      <w:r w:rsidDel="00000000" w:rsidR="00000000" w:rsidRPr="00000000">
        <w:rPr>
          <w:rtl w:val="0"/>
        </w:rPr>
        <w:t xml:space="preserve">This marks the string for translation so it will be pulled out by makemessages into the .po files and runs the string through the translation engine.</w:t>
      </w:r>
    </w:p>
    <w:p w:rsidR="00000000" w:rsidDel="00000000" w:rsidP="00000000" w:rsidRDefault="00000000" w:rsidRPr="00000000" w14:paraId="00000465">
      <w:pPr>
        <w:rPr/>
      </w:pPr>
      <w:r w:rsidDel="00000000" w:rsidR="00000000" w:rsidRPr="00000000">
        <w:rPr>
          <w:rtl w:val="0"/>
        </w:rPr>
        <w:t xml:space="preserve">There is a second form:</w:t>
      </w:r>
    </w:p>
    <w:p w:rsidR="00000000" w:rsidDel="00000000" w:rsidP="00000000" w:rsidRDefault="00000000" w:rsidRPr="00000000" w14:paraId="00000466">
      <w:pPr>
        <w:rPr/>
      </w:pPr>
      <w:r w:rsidDel="00000000" w:rsidR="00000000" w:rsidRPr="00000000">
        <w:rPr>
          <w:rtl w:val="0"/>
        </w:rPr>
        <w:t xml:space="preserve">{% trans "this is a test" noop %}</w:t>
      </w:r>
    </w:p>
    <w:p w:rsidR="00000000" w:rsidDel="00000000" w:rsidP="00000000" w:rsidRDefault="00000000" w:rsidRPr="00000000" w14:paraId="00000467">
      <w:pPr>
        <w:rPr/>
      </w:pPr>
      <w:r w:rsidDel="00000000" w:rsidR="00000000" w:rsidRPr="00000000">
        <w:rPr>
          <w:rtl w:val="0"/>
        </w:rPr>
      </w:r>
    </w:p>
    <w:p w:rsidR="00000000" w:rsidDel="00000000" w:rsidP="00000000" w:rsidRDefault="00000000" w:rsidRPr="00000000" w14:paraId="00000468">
      <w:pPr>
        <w:rPr/>
      </w:pPr>
      <w:r w:rsidDel="00000000" w:rsidR="00000000" w:rsidRPr="00000000">
        <w:rPr>
          <w:rtl w:val="0"/>
        </w:rPr>
        <w:t xml:space="preserve">This marks the string for translation, but returns the string unchanged. Use it when you need to store values into forms that should be translated later on.</w:t>
      </w:r>
    </w:p>
    <w:p w:rsidR="00000000" w:rsidDel="00000000" w:rsidP="00000000" w:rsidRDefault="00000000" w:rsidRPr="00000000" w14:paraId="00000469">
      <w:pPr>
        <w:rPr/>
      </w:pPr>
      <w:r w:rsidDel="00000000" w:rsidR="00000000" w:rsidRPr="00000000">
        <w:rPr>
          <w:rtl w:val="0"/>
        </w:rPr>
        <w:t xml:space="preserve">You can use variables instead of constant strings to translate stuff you marked somewhere else:</w:t>
      </w:r>
    </w:p>
    <w:p w:rsidR="00000000" w:rsidDel="00000000" w:rsidP="00000000" w:rsidRDefault="00000000" w:rsidRPr="00000000" w14:paraId="0000046A">
      <w:pPr>
        <w:rPr/>
      </w:pPr>
      <w:r w:rsidDel="00000000" w:rsidR="00000000" w:rsidRPr="00000000">
        <w:rPr>
          <w:rtl w:val="0"/>
        </w:rPr>
        <w:t xml:space="preserve">{% trans variable %}</w:t>
      </w:r>
    </w:p>
    <w:p w:rsidR="00000000" w:rsidDel="00000000" w:rsidP="00000000" w:rsidRDefault="00000000" w:rsidRPr="00000000" w14:paraId="0000046B">
      <w:pPr>
        <w:rPr/>
      </w:pPr>
      <w:r w:rsidDel="00000000" w:rsidR="00000000" w:rsidRPr="00000000">
        <w:rPr>
          <w:rtl w:val="0"/>
        </w:rPr>
      </w:r>
    </w:p>
    <w:p w:rsidR="00000000" w:rsidDel="00000000" w:rsidP="00000000" w:rsidRDefault="00000000" w:rsidRPr="00000000" w14:paraId="0000046C">
      <w:pPr>
        <w:rPr/>
      </w:pPr>
      <w:r w:rsidDel="00000000" w:rsidR="00000000" w:rsidRPr="00000000">
        <w:rPr>
          <w:rtl w:val="0"/>
        </w:rPr>
        <w:t xml:space="preserve">This tries to translate the contents of the variable variable. Make sure that the string in there is something that is in the .po file.</w:t>
      </w:r>
    </w:p>
    <w:p w:rsidR="00000000" w:rsidDel="00000000" w:rsidP="00000000" w:rsidRDefault="00000000" w:rsidRPr="00000000" w14:paraId="0000046D">
      <w:pPr>
        <w:rPr/>
      </w:pPr>
      <w:r w:rsidDel="00000000" w:rsidR="00000000" w:rsidRPr="00000000">
        <w:rPr>
          <w:rtl w:val="0"/>
        </w:rPr>
        <w:t xml:space="preserve">It is possible to store the translated string into a variable:</w:t>
      </w:r>
    </w:p>
    <w:p w:rsidR="00000000" w:rsidDel="00000000" w:rsidP="00000000" w:rsidRDefault="00000000" w:rsidRPr="00000000" w14:paraId="0000046E">
      <w:pPr>
        <w:rPr/>
      </w:pPr>
      <w:r w:rsidDel="00000000" w:rsidR="00000000" w:rsidRPr="00000000">
        <w:rPr>
          <w:rtl w:val="0"/>
        </w:rPr>
        <w:t xml:space="preserve">{% trans "this is a test" as var %}</w:t>
      </w:r>
    </w:p>
    <w:p w:rsidR="00000000" w:rsidDel="00000000" w:rsidP="00000000" w:rsidRDefault="00000000" w:rsidRPr="00000000" w14:paraId="0000046F">
      <w:pPr>
        <w:rPr/>
      </w:pPr>
      <w:r w:rsidDel="00000000" w:rsidR="00000000" w:rsidRPr="00000000">
        <w:rPr>
          <w:rtl w:val="0"/>
        </w:rPr>
        <w:t xml:space="preserve">{{ var }}</w:t>
      </w:r>
    </w:p>
    <w:p w:rsidR="00000000" w:rsidDel="00000000" w:rsidP="00000000" w:rsidRDefault="00000000" w:rsidRPr="00000000" w14:paraId="00000470">
      <w:pPr>
        <w:rPr/>
      </w:pPr>
      <w:r w:rsidDel="00000000" w:rsidR="00000000" w:rsidRPr="00000000">
        <w:rPr>
          <w:rtl w:val="0"/>
        </w:rPr>
      </w:r>
    </w:p>
    <w:p w:rsidR="00000000" w:rsidDel="00000000" w:rsidP="00000000" w:rsidRDefault="00000000" w:rsidRPr="00000000" w14:paraId="00000471">
      <w:pPr>
        <w:rPr/>
      </w:pPr>
      <w:r w:rsidDel="00000000" w:rsidR="00000000" w:rsidRPr="00000000">
        <w:rPr>
          <w:rtl w:val="0"/>
        </w:rPr>
        <w:t xml:space="preserve">Contextual translations are also supported:</w:t>
      </w:r>
    </w:p>
    <w:p w:rsidR="00000000" w:rsidDel="00000000" w:rsidP="00000000" w:rsidRDefault="00000000" w:rsidRPr="00000000" w14:paraId="00000472">
      <w:pPr>
        <w:rPr/>
      </w:pPr>
      <w:r w:rsidDel="00000000" w:rsidR="00000000" w:rsidRPr="00000000">
        <w:rPr>
          <w:rtl w:val="0"/>
        </w:rPr>
        <w:t xml:space="preserve">{% trans "this is a test" context "greeting" %}</w:t>
      </w:r>
    </w:p>
    <w:p w:rsidR="00000000" w:rsidDel="00000000" w:rsidP="00000000" w:rsidRDefault="00000000" w:rsidRPr="00000000" w14:paraId="00000473">
      <w:pPr>
        <w:rPr/>
      </w:pPr>
      <w:r w:rsidDel="00000000" w:rsidR="00000000" w:rsidRPr="00000000">
        <w:rPr>
          <w:rtl w:val="0"/>
        </w:rPr>
      </w:r>
    </w:p>
    <w:p w:rsidR="00000000" w:rsidDel="00000000" w:rsidP="00000000" w:rsidRDefault="00000000" w:rsidRPr="00000000" w14:paraId="00000474">
      <w:pPr>
        <w:rPr/>
      </w:pPr>
      <w:r w:rsidDel="00000000" w:rsidR="00000000" w:rsidRPr="00000000">
        <w:rPr>
          <w:rtl w:val="0"/>
        </w:rPr>
        <w:t xml:space="preserve">This is equivalent to calling pgettext instead of (u)gettext.</w:t>
      </w:r>
    </w:p>
    <w:p w:rsidR="00000000" w:rsidDel="00000000" w:rsidP="00000000" w:rsidRDefault="00000000" w:rsidRPr="00000000" w14:paraId="00000475">
      <w:pPr>
        <w:rPr/>
      </w:pPr>
      <w:r w:rsidDel="00000000" w:rsidR="00000000" w:rsidRPr="00000000">
        <w:rPr>
          <w:rtl w:val="0"/>
        </w:rPr>
        <w:t xml:space="preserve">l10n</w:t>
      </w:r>
    </w:p>
    <w:p w:rsidR="00000000" w:rsidDel="00000000" w:rsidP="00000000" w:rsidRDefault="00000000" w:rsidRPr="00000000" w14:paraId="00000476">
      <w:pPr>
        <w:rPr/>
      </w:pPr>
      <w:r w:rsidDel="00000000" w:rsidR="00000000" w:rsidRPr="00000000">
        <w:rPr>
          <w:rtl w:val="0"/>
        </w:rPr>
        <w:t xml:space="preserve">To use these tags, put {% load l10n %} in your template before using the tag.</w:t>
      </w:r>
    </w:p>
    <w:p w:rsidR="00000000" w:rsidDel="00000000" w:rsidP="00000000" w:rsidRDefault="00000000" w:rsidRPr="00000000" w14:paraId="0000047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78">
      <w:pPr>
        <w:rPr/>
      </w:pPr>
      <w:r w:rsidDel="00000000" w:rsidR="00000000" w:rsidRPr="00000000">
        <w:rPr>
          <w:rtl w:val="0"/>
        </w:rPr>
        <w:t xml:space="preserve">localize</w:t>
      </w:r>
    </w:p>
    <w:p w:rsidR="00000000" w:rsidDel="00000000" w:rsidP="00000000" w:rsidRDefault="00000000" w:rsidRPr="00000000" w14:paraId="00000479">
      <w:pPr>
        <w:rPr/>
      </w:pPr>
      <w:r w:rsidDel="00000000" w:rsidR="00000000" w:rsidRPr="00000000">
        <w:rPr>
          <w:rtl w:val="0"/>
        </w:rPr>
        <w:t xml:space="preserve">Force or prevents localization of values, regardless of the value of settings.USE_L10N.</w:t>
      </w:r>
    </w:p>
    <w:p w:rsidR="00000000" w:rsidDel="00000000" w:rsidP="00000000" w:rsidRDefault="00000000" w:rsidRPr="00000000" w14:paraId="0000047A">
      <w:pPr>
        <w:rPr/>
      </w:pPr>
      <w:r w:rsidDel="00000000" w:rsidR="00000000" w:rsidRPr="00000000">
        <w:rPr>
          <w:rtl w:val="0"/>
        </w:rPr>
        <w:t xml:space="preserve">Sample usage:</w:t>
      </w:r>
    </w:p>
    <w:p w:rsidR="00000000" w:rsidDel="00000000" w:rsidP="00000000" w:rsidRDefault="00000000" w:rsidRPr="00000000" w14:paraId="0000047B">
      <w:pPr>
        <w:rPr/>
      </w:pPr>
      <w:r w:rsidDel="00000000" w:rsidR="00000000" w:rsidRPr="00000000">
        <w:rPr>
          <w:rtl w:val="0"/>
        </w:rPr>
        <w:t xml:space="preserve">{% localize off %}</w:t>
      </w:r>
    </w:p>
    <w:p w:rsidR="00000000" w:rsidDel="00000000" w:rsidP="00000000" w:rsidRDefault="00000000" w:rsidRPr="00000000" w14:paraId="0000047C">
      <w:pPr>
        <w:rPr/>
      </w:pPr>
      <w:r w:rsidDel="00000000" w:rsidR="00000000" w:rsidRPr="00000000">
        <w:rPr>
          <w:rtl w:val="0"/>
        </w:rPr>
        <w:t xml:space="preserve">    var pi = {{ 3.1415 }};</w:t>
      </w:r>
    </w:p>
    <w:p w:rsidR="00000000" w:rsidDel="00000000" w:rsidP="00000000" w:rsidRDefault="00000000" w:rsidRPr="00000000" w14:paraId="0000047D">
      <w:pPr>
        <w:rPr/>
      </w:pPr>
      <w:r w:rsidDel="00000000" w:rsidR="00000000" w:rsidRPr="00000000">
        <w:rPr>
          <w:rtl w:val="0"/>
        </w:rPr>
        <w:t xml:space="preserve">{% endlocalize %}</w:t>
      </w:r>
    </w:p>
    <w:p w:rsidR="00000000" w:rsidDel="00000000" w:rsidP="00000000" w:rsidRDefault="00000000" w:rsidRPr="00000000" w14:paraId="0000047E">
      <w:pPr>
        <w:rPr/>
      </w:pPr>
      <w:r w:rsidDel="00000000" w:rsidR="00000000" w:rsidRPr="00000000">
        <w:rPr>
          <w:rtl w:val="0"/>
        </w:rPr>
      </w:r>
    </w:p>
    <w:p w:rsidR="00000000" w:rsidDel="00000000" w:rsidP="00000000" w:rsidRDefault="00000000" w:rsidRPr="00000000" w14:paraId="0000047F">
      <w:pPr>
        <w:rPr/>
      </w:pPr>
      <w:r w:rsidDel="00000000" w:rsidR="00000000" w:rsidRPr="00000000">
        <w:rPr>
          <w:rtl w:val="0"/>
        </w:rPr>
        <w:t xml:space="preserve">log</w:t>
      </w:r>
    </w:p>
    <w:p w:rsidR="00000000" w:rsidDel="00000000" w:rsidP="00000000" w:rsidRDefault="00000000" w:rsidRPr="00000000" w14:paraId="00000480">
      <w:pPr>
        <w:rPr/>
      </w:pPr>
      <w:r w:rsidDel="00000000" w:rsidR="00000000" w:rsidRPr="00000000">
        <w:rPr>
          <w:rtl w:val="0"/>
        </w:rPr>
        <w:t xml:space="preserve">To use these tags, put {% load log %} in your template before using the tag.</w:t>
      </w:r>
    </w:p>
    <w:p w:rsidR="00000000" w:rsidDel="00000000" w:rsidP="00000000" w:rsidRDefault="00000000" w:rsidRPr="00000000" w14:paraId="0000048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82">
      <w:pPr>
        <w:rPr/>
      </w:pPr>
      <w:r w:rsidDel="00000000" w:rsidR="00000000" w:rsidRPr="00000000">
        <w:rPr>
          <w:rtl w:val="0"/>
        </w:rPr>
        <w:t xml:space="preserve">get_admin_log</w:t>
      </w:r>
    </w:p>
    <w:p w:rsidR="00000000" w:rsidDel="00000000" w:rsidP="00000000" w:rsidRDefault="00000000" w:rsidRPr="00000000" w14:paraId="00000483">
      <w:pPr>
        <w:rPr/>
      </w:pPr>
      <w:r w:rsidDel="00000000" w:rsidR="00000000" w:rsidRPr="00000000">
        <w:rPr>
          <w:rtl w:val="0"/>
        </w:rPr>
        <w:t xml:space="preserve">Populate a template variable with the admin log for the given criteria.</w:t>
      </w:r>
    </w:p>
    <w:p w:rsidR="00000000" w:rsidDel="00000000" w:rsidP="00000000" w:rsidRDefault="00000000" w:rsidRPr="00000000" w14:paraId="00000484">
      <w:pPr>
        <w:rPr/>
      </w:pPr>
      <w:r w:rsidDel="00000000" w:rsidR="00000000" w:rsidRPr="00000000">
        <w:rPr>
          <w:rtl w:val="0"/>
        </w:rPr>
        <w:t xml:space="preserve">Usage:</w:t>
      </w:r>
    </w:p>
    <w:p w:rsidR="00000000" w:rsidDel="00000000" w:rsidP="00000000" w:rsidRDefault="00000000" w:rsidRPr="00000000" w14:paraId="00000485">
      <w:pPr>
        <w:rPr/>
      </w:pPr>
      <w:r w:rsidDel="00000000" w:rsidR="00000000" w:rsidRPr="00000000">
        <w:rPr>
          <w:rtl w:val="0"/>
        </w:rPr>
        <w:t xml:space="preserve">{% get_admin_log [limit] as [varname] for_user [context_var_containing_user_obj] %}</w:t>
      </w:r>
    </w:p>
    <w:p w:rsidR="00000000" w:rsidDel="00000000" w:rsidP="00000000" w:rsidRDefault="00000000" w:rsidRPr="00000000" w14:paraId="00000486">
      <w:pPr>
        <w:rPr/>
      </w:pPr>
      <w:r w:rsidDel="00000000" w:rsidR="00000000" w:rsidRPr="00000000">
        <w:rPr>
          <w:rtl w:val="0"/>
        </w:rPr>
      </w:r>
    </w:p>
    <w:p w:rsidR="00000000" w:rsidDel="00000000" w:rsidP="00000000" w:rsidRDefault="00000000" w:rsidRPr="00000000" w14:paraId="00000487">
      <w:pPr>
        <w:rPr/>
      </w:pPr>
      <w:r w:rsidDel="00000000" w:rsidR="00000000" w:rsidRPr="00000000">
        <w:rPr>
          <w:rtl w:val="0"/>
        </w:rPr>
        <w:t xml:space="preserve">Examples:</w:t>
      </w:r>
    </w:p>
    <w:p w:rsidR="00000000" w:rsidDel="00000000" w:rsidP="00000000" w:rsidRDefault="00000000" w:rsidRPr="00000000" w14:paraId="00000488">
      <w:pPr>
        <w:rPr/>
      </w:pPr>
      <w:r w:rsidDel="00000000" w:rsidR="00000000" w:rsidRPr="00000000">
        <w:rPr>
          <w:rtl w:val="0"/>
        </w:rPr>
        <w:t xml:space="preserve">{% get_admin_log 10 as admin_log for_user 23 %}</w:t>
      </w:r>
    </w:p>
    <w:p w:rsidR="00000000" w:rsidDel="00000000" w:rsidP="00000000" w:rsidRDefault="00000000" w:rsidRPr="00000000" w14:paraId="00000489">
      <w:pPr>
        <w:rPr/>
      </w:pPr>
      <w:r w:rsidDel="00000000" w:rsidR="00000000" w:rsidRPr="00000000">
        <w:rPr>
          <w:rtl w:val="0"/>
        </w:rPr>
        <w:t xml:space="preserve">{% get_admin_log 10 as admin_log for_user user %}</w:t>
      </w:r>
    </w:p>
    <w:p w:rsidR="00000000" w:rsidDel="00000000" w:rsidP="00000000" w:rsidRDefault="00000000" w:rsidRPr="00000000" w14:paraId="0000048A">
      <w:pPr>
        <w:rPr/>
      </w:pPr>
      <w:r w:rsidDel="00000000" w:rsidR="00000000" w:rsidRPr="00000000">
        <w:rPr>
          <w:rtl w:val="0"/>
        </w:rPr>
        <w:t xml:space="preserve">{% get_admin_log 10 as admin_log %}</w:t>
      </w:r>
    </w:p>
    <w:p w:rsidR="00000000" w:rsidDel="00000000" w:rsidP="00000000" w:rsidRDefault="00000000" w:rsidRPr="00000000" w14:paraId="0000048B">
      <w:pPr>
        <w:rPr/>
      </w:pPr>
      <w:r w:rsidDel="00000000" w:rsidR="00000000" w:rsidRPr="00000000">
        <w:rPr>
          <w:rtl w:val="0"/>
        </w:rPr>
      </w:r>
    </w:p>
    <w:p w:rsidR="00000000" w:rsidDel="00000000" w:rsidP="00000000" w:rsidRDefault="00000000" w:rsidRPr="00000000" w14:paraId="0000048C">
      <w:pPr>
        <w:rPr/>
      </w:pPr>
      <w:r w:rsidDel="00000000" w:rsidR="00000000" w:rsidRPr="00000000">
        <w:rPr>
          <w:rtl w:val="0"/>
        </w:rPr>
        <w:t xml:space="preserve">Note that context_var_containing_user_obj can be a hard-coded integer (user ID) or the name of a template context variable containing the user object whose ID you want.</w:t>
      </w:r>
    </w:p>
    <w:p w:rsidR="00000000" w:rsidDel="00000000" w:rsidP="00000000" w:rsidRDefault="00000000" w:rsidRPr="00000000" w14:paraId="0000048D">
      <w:pPr>
        <w:rPr/>
      </w:pPr>
      <w:r w:rsidDel="00000000" w:rsidR="00000000" w:rsidRPr="00000000">
        <w:rPr>
          <w:rtl w:val="0"/>
        </w:rPr>
        <w:t xml:space="preserve">static</w:t>
      </w:r>
    </w:p>
    <w:p w:rsidR="00000000" w:rsidDel="00000000" w:rsidP="00000000" w:rsidRDefault="00000000" w:rsidRPr="00000000" w14:paraId="0000048E">
      <w:pPr>
        <w:rPr/>
      </w:pPr>
      <w:r w:rsidDel="00000000" w:rsidR="00000000" w:rsidRPr="00000000">
        <w:rPr>
          <w:rtl w:val="0"/>
        </w:rPr>
        <w:t xml:space="preserve">To use these tags, put {% load static %} in your template before using the tag.</w:t>
      </w:r>
    </w:p>
    <w:p w:rsidR="00000000" w:rsidDel="00000000" w:rsidP="00000000" w:rsidRDefault="00000000" w:rsidRPr="00000000" w14:paraId="0000048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90">
      <w:pPr>
        <w:rPr/>
      </w:pPr>
      <w:r w:rsidDel="00000000" w:rsidR="00000000" w:rsidRPr="00000000">
        <w:rPr>
          <w:rtl w:val="0"/>
        </w:rPr>
        <w:t xml:space="preserve">get_media_prefix</w:t>
      </w:r>
    </w:p>
    <w:p w:rsidR="00000000" w:rsidDel="00000000" w:rsidP="00000000" w:rsidRDefault="00000000" w:rsidRPr="00000000" w14:paraId="00000491">
      <w:pPr>
        <w:rPr/>
      </w:pPr>
      <w:r w:rsidDel="00000000" w:rsidR="00000000" w:rsidRPr="00000000">
        <w:rPr>
          <w:rtl w:val="0"/>
        </w:rPr>
        <w:t xml:space="preserve">Populate a template variable with the media prefix, settings.MEDIA_URL.</w:t>
      </w:r>
    </w:p>
    <w:p w:rsidR="00000000" w:rsidDel="00000000" w:rsidP="00000000" w:rsidRDefault="00000000" w:rsidRPr="00000000" w14:paraId="00000492">
      <w:pPr>
        <w:rPr/>
      </w:pPr>
      <w:r w:rsidDel="00000000" w:rsidR="00000000" w:rsidRPr="00000000">
        <w:rPr>
          <w:rtl w:val="0"/>
        </w:rPr>
        <w:t xml:space="preserve">Usage:</w:t>
      </w:r>
    </w:p>
    <w:p w:rsidR="00000000" w:rsidDel="00000000" w:rsidP="00000000" w:rsidRDefault="00000000" w:rsidRPr="00000000" w14:paraId="00000493">
      <w:pPr>
        <w:rPr/>
      </w:pPr>
      <w:r w:rsidDel="00000000" w:rsidR="00000000" w:rsidRPr="00000000">
        <w:rPr>
          <w:rtl w:val="0"/>
        </w:rPr>
        <w:t xml:space="preserve">{% get_media_prefix [as varname] %}</w:t>
      </w:r>
    </w:p>
    <w:p w:rsidR="00000000" w:rsidDel="00000000" w:rsidP="00000000" w:rsidRDefault="00000000" w:rsidRPr="00000000" w14:paraId="00000494">
      <w:pPr>
        <w:rPr/>
      </w:pPr>
      <w:r w:rsidDel="00000000" w:rsidR="00000000" w:rsidRPr="00000000">
        <w:rPr>
          <w:rtl w:val="0"/>
        </w:rPr>
      </w:r>
    </w:p>
    <w:p w:rsidR="00000000" w:rsidDel="00000000" w:rsidP="00000000" w:rsidRDefault="00000000" w:rsidRPr="00000000" w14:paraId="00000495">
      <w:pPr>
        <w:rPr/>
      </w:pPr>
      <w:r w:rsidDel="00000000" w:rsidR="00000000" w:rsidRPr="00000000">
        <w:rPr>
          <w:rtl w:val="0"/>
        </w:rPr>
        <w:t xml:space="preserve">Examples:</w:t>
      </w:r>
    </w:p>
    <w:p w:rsidR="00000000" w:rsidDel="00000000" w:rsidP="00000000" w:rsidRDefault="00000000" w:rsidRPr="00000000" w14:paraId="00000496">
      <w:pPr>
        <w:rPr/>
      </w:pPr>
      <w:r w:rsidDel="00000000" w:rsidR="00000000" w:rsidRPr="00000000">
        <w:rPr>
          <w:rtl w:val="0"/>
        </w:rPr>
        <w:t xml:space="preserve">{% get_media_prefix %}</w:t>
      </w:r>
    </w:p>
    <w:p w:rsidR="00000000" w:rsidDel="00000000" w:rsidP="00000000" w:rsidRDefault="00000000" w:rsidRPr="00000000" w14:paraId="00000497">
      <w:pPr>
        <w:rPr/>
      </w:pPr>
      <w:r w:rsidDel="00000000" w:rsidR="00000000" w:rsidRPr="00000000">
        <w:rPr>
          <w:rtl w:val="0"/>
        </w:rPr>
        <w:t xml:space="preserve">{% get_media_prefix as media_prefix %}</w:t>
      </w:r>
    </w:p>
    <w:p w:rsidR="00000000" w:rsidDel="00000000" w:rsidP="00000000" w:rsidRDefault="00000000" w:rsidRPr="00000000" w14:paraId="00000498">
      <w:pPr>
        <w:rPr/>
      </w:pPr>
      <w:r w:rsidDel="00000000" w:rsidR="00000000" w:rsidRPr="00000000">
        <w:rPr>
          <w:rtl w:val="0"/>
        </w:rPr>
      </w:r>
    </w:p>
    <w:p w:rsidR="00000000" w:rsidDel="00000000" w:rsidP="00000000" w:rsidRDefault="00000000" w:rsidRPr="00000000" w14:paraId="0000049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9A">
      <w:pPr>
        <w:rPr/>
      </w:pPr>
      <w:r w:rsidDel="00000000" w:rsidR="00000000" w:rsidRPr="00000000">
        <w:rPr>
          <w:rtl w:val="0"/>
        </w:rPr>
        <w:t xml:space="preserve">get_static_prefix</w:t>
      </w:r>
    </w:p>
    <w:p w:rsidR="00000000" w:rsidDel="00000000" w:rsidP="00000000" w:rsidRDefault="00000000" w:rsidRPr="00000000" w14:paraId="0000049B">
      <w:pPr>
        <w:rPr/>
      </w:pPr>
      <w:r w:rsidDel="00000000" w:rsidR="00000000" w:rsidRPr="00000000">
        <w:rPr>
          <w:rtl w:val="0"/>
        </w:rPr>
        <w:t xml:space="preserve">Populate a template variable with the static prefix, settings.STATIC_URL.</w:t>
      </w:r>
    </w:p>
    <w:p w:rsidR="00000000" w:rsidDel="00000000" w:rsidP="00000000" w:rsidRDefault="00000000" w:rsidRPr="00000000" w14:paraId="0000049C">
      <w:pPr>
        <w:rPr/>
      </w:pPr>
      <w:r w:rsidDel="00000000" w:rsidR="00000000" w:rsidRPr="00000000">
        <w:rPr>
          <w:rtl w:val="0"/>
        </w:rPr>
        <w:t xml:space="preserve">Usage:</w:t>
      </w:r>
    </w:p>
    <w:p w:rsidR="00000000" w:rsidDel="00000000" w:rsidP="00000000" w:rsidRDefault="00000000" w:rsidRPr="00000000" w14:paraId="0000049D">
      <w:pPr>
        <w:rPr/>
      </w:pPr>
      <w:r w:rsidDel="00000000" w:rsidR="00000000" w:rsidRPr="00000000">
        <w:rPr>
          <w:rtl w:val="0"/>
        </w:rPr>
        <w:t xml:space="preserve">{% get_static_prefix [as varname] %}</w:t>
      </w:r>
    </w:p>
    <w:p w:rsidR="00000000" w:rsidDel="00000000" w:rsidP="00000000" w:rsidRDefault="00000000" w:rsidRPr="00000000" w14:paraId="0000049E">
      <w:pPr>
        <w:rPr/>
      </w:pPr>
      <w:r w:rsidDel="00000000" w:rsidR="00000000" w:rsidRPr="00000000">
        <w:rPr>
          <w:rtl w:val="0"/>
        </w:rPr>
      </w:r>
    </w:p>
    <w:p w:rsidR="00000000" w:rsidDel="00000000" w:rsidP="00000000" w:rsidRDefault="00000000" w:rsidRPr="00000000" w14:paraId="0000049F">
      <w:pPr>
        <w:rPr/>
      </w:pPr>
      <w:r w:rsidDel="00000000" w:rsidR="00000000" w:rsidRPr="00000000">
        <w:rPr>
          <w:rtl w:val="0"/>
        </w:rPr>
        <w:t xml:space="preserve">Examples:</w:t>
      </w:r>
    </w:p>
    <w:p w:rsidR="00000000" w:rsidDel="00000000" w:rsidP="00000000" w:rsidRDefault="00000000" w:rsidRPr="00000000" w14:paraId="000004A0">
      <w:pPr>
        <w:rPr/>
      </w:pPr>
      <w:r w:rsidDel="00000000" w:rsidR="00000000" w:rsidRPr="00000000">
        <w:rPr>
          <w:rtl w:val="0"/>
        </w:rPr>
        <w:t xml:space="preserve">{% get_static_prefix %}</w:t>
      </w:r>
    </w:p>
    <w:p w:rsidR="00000000" w:rsidDel="00000000" w:rsidP="00000000" w:rsidRDefault="00000000" w:rsidRPr="00000000" w14:paraId="000004A1">
      <w:pPr>
        <w:rPr/>
      </w:pPr>
      <w:r w:rsidDel="00000000" w:rsidR="00000000" w:rsidRPr="00000000">
        <w:rPr>
          <w:rtl w:val="0"/>
        </w:rPr>
        <w:t xml:space="preserve">{% get_static_prefix as static_prefix %}</w:t>
      </w:r>
    </w:p>
    <w:p w:rsidR="00000000" w:rsidDel="00000000" w:rsidP="00000000" w:rsidRDefault="00000000" w:rsidRPr="00000000" w14:paraId="000004A2">
      <w:pPr>
        <w:rPr/>
      </w:pPr>
      <w:r w:rsidDel="00000000" w:rsidR="00000000" w:rsidRPr="00000000">
        <w:rPr>
          <w:rtl w:val="0"/>
        </w:rPr>
      </w:r>
    </w:p>
    <w:p w:rsidR="00000000" w:rsidDel="00000000" w:rsidP="00000000" w:rsidRDefault="00000000" w:rsidRPr="00000000" w14:paraId="000004A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A4">
      <w:pPr>
        <w:rPr/>
      </w:pPr>
      <w:r w:rsidDel="00000000" w:rsidR="00000000" w:rsidRPr="00000000">
        <w:rPr>
          <w:rtl w:val="0"/>
        </w:rPr>
        <w:t xml:space="preserve">static</w:t>
      </w:r>
    </w:p>
    <w:p w:rsidR="00000000" w:rsidDel="00000000" w:rsidP="00000000" w:rsidRDefault="00000000" w:rsidRPr="00000000" w14:paraId="000004A5">
      <w:pPr>
        <w:rPr/>
      </w:pPr>
      <w:r w:rsidDel="00000000" w:rsidR="00000000" w:rsidRPr="00000000">
        <w:rPr>
          <w:rtl w:val="0"/>
        </w:rPr>
        <w:t xml:space="preserve">Join the given path with the STATIC_URL setting.</w:t>
      </w:r>
    </w:p>
    <w:p w:rsidR="00000000" w:rsidDel="00000000" w:rsidP="00000000" w:rsidRDefault="00000000" w:rsidRPr="00000000" w14:paraId="000004A6">
      <w:pPr>
        <w:rPr/>
      </w:pPr>
      <w:r w:rsidDel="00000000" w:rsidR="00000000" w:rsidRPr="00000000">
        <w:rPr>
          <w:rtl w:val="0"/>
        </w:rPr>
        <w:t xml:space="preserve">Usage:</w:t>
      </w:r>
    </w:p>
    <w:p w:rsidR="00000000" w:rsidDel="00000000" w:rsidP="00000000" w:rsidRDefault="00000000" w:rsidRPr="00000000" w14:paraId="000004A7">
      <w:pPr>
        <w:rPr/>
      </w:pPr>
      <w:r w:rsidDel="00000000" w:rsidR="00000000" w:rsidRPr="00000000">
        <w:rPr>
          <w:rtl w:val="0"/>
        </w:rPr>
        <w:t xml:space="preserve">{% static path [as varname] %}</w:t>
      </w:r>
    </w:p>
    <w:p w:rsidR="00000000" w:rsidDel="00000000" w:rsidP="00000000" w:rsidRDefault="00000000" w:rsidRPr="00000000" w14:paraId="000004A8">
      <w:pPr>
        <w:rPr/>
      </w:pPr>
      <w:r w:rsidDel="00000000" w:rsidR="00000000" w:rsidRPr="00000000">
        <w:rPr>
          <w:rtl w:val="0"/>
        </w:rPr>
      </w:r>
    </w:p>
    <w:p w:rsidR="00000000" w:rsidDel="00000000" w:rsidP="00000000" w:rsidRDefault="00000000" w:rsidRPr="00000000" w14:paraId="000004A9">
      <w:pPr>
        <w:rPr/>
      </w:pPr>
      <w:r w:rsidDel="00000000" w:rsidR="00000000" w:rsidRPr="00000000">
        <w:rPr>
          <w:rtl w:val="0"/>
        </w:rPr>
        <w:t xml:space="preserve">Examples:</w:t>
      </w:r>
    </w:p>
    <w:p w:rsidR="00000000" w:rsidDel="00000000" w:rsidP="00000000" w:rsidRDefault="00000000" w:rsidRPr="00000000" w14:paraId="000004AA">
      <w:pPr>
        <w:rPr/>
      </w:pPr>
      <w:r w:rsidDel="00000000" w:rsidR="00000000" w:rsidRPr="00000000">
        <w:rPr>
          <w:rtl w:val="0"/>
        </w:rPr>
        <w:t xml:space="preserve">{% static "myapp/css/base.css" %}</w:t>
      </w:r>
    </w:p>
    <w:p w:rsidR="00000000" w:rsidDel="00000000" w:rsidP="00000000" w:rsidRDefault="00000000" w:rsidRPr="00000000" w14:paraId="000004AB">
      <w:pPr>
        <w:rPr/>
      </w:pPr>
      <w:r w:rsidDel="00000000" w:rsidR="00000000" w:rsidRPr="00000000">
        <w:rPr>
          <w:rtl w:val="0"/>
        </w:rPr>
        <w:t xml:space="preserve">{% static variable_with_path %}</w:t>
      </w:r>
    </w:p>
    <w:p w:rsidR="00000000" w:rsidDel="00000000" w:rsidP="00000000" w:rsidRDefault="00000000" w:rsidRPr="00000000" w14:paraId="000004AC">
      <w:pPr>
        <w:rPr/>
      </w:pPr>
      <w:r w:rsidDel="00000000" w:rsidR="00000000" w:rsidRPr="00000000">
        <w:rPr>
          <w:rtl w:val="0"/>
        </w:rPr>
        <w:t xml:space="preserve">{% static "myapp/css/base.css" as admin_base_css %}</w:t>
      </w:r>
    </w:p>
    <w:p w:rsidR="00000000" w:rsidDel="00000000" w:rsidP="00000000" w:rsidRDefault="00000000" w:rsidRPr="00000000" w14:paraId="000004AD">
      <w:pPr>
        <w:rPr/>
      </w:pPr>
      <w:r w:rsidDel="00000000" w:rsidR="00000000" w:rsidRPr="00000000">
        <w:rPr>
          <w:rtl w:val="0"/>
        </w:rPr>
        <w:t xml:space="preserve">{% static variable_with_path as varname %}</w:t>
      </w:r>
    </w:p>
    <w:p w:rsidR="00000000" w:rsidDel="00000000" w:rsidP="00000000" w:rsidRDefault="00000000" w:rsidRPr="00000000" w14:paraId="000004AE">
      <w:pPr>
        <w:rPr/>
      </w:pPr>
      <w:r w:rsidDel="00000000" w:rsidR="00000000" w:rsidRPr="00000000">
        <w:rPr>
          <w:rtl w:val="0"/>
        </w:rPr>
      </w:r>
    </w:p>
    <w:p w:rsidR="00000000" w:rsidDel="00000000" w:rsidP="00000000" w:rsidRDefault="00000000" w:rsidRPr="00000000" w14:paraId="000004AF">
      <w:pPr>
        <w:rPr/>
      </w:pPr>
      <w:r w:rsidDel="00000000" w:rsidR="00000000" w:rsidRPr="00000000">
        <w:rPr>
          <w:rtl w:val="0"/>
        </w:rPr>
        <w:t xml:space="preserve">staticfiles</w:t>
      </w:r>
    </w:p>
    <w:p w:rsidR="00000000" w:rsidDel="00000000" w:rsidP="00000000" w:rsidRDefault="00000000" w:rsidRPr="00000000" w14:paraId="000004B0">
      <w:pPr>
        <w:rPr/>
      </w:pPr>
      <w:r w:rsidDel="00000000" w:rsidR="00000000" w:rsidRPr="00000000">
        <w:rPr>
          <w:rtl w:val="0"/>
        </w:rPr>
        <w:t xml:space="preserve">To use these tags, put {% load staticfiles %} in your template before using the tag.</w:t>
      </w:r>
    </w:p>
    <w:p w:rsidR="00000000" w:rsidDel="00000000" w:rsidP="00000000" w:rsidRDefault="00000000" w:rsidRPr="00000000" w14:paraId="000004B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B2">
      <w:pPr>
        <w:rPr/>
      </w:pPr>
      <w:r w:rsidDel="00000000" w:rsidR="00000000" w:rsidRPr="00000000">
        <w:rPr>
          <w:rtl w:val="0"/>
        </w:rPr>
        <w:t xml:space="preserve">static</w:t>
      </w:r>
    </w:p>
    <w:p w:rsidR="00000000" w:rsidDel="00000000" w:rsidP="00000000" w:rsidRDefault="00000000" w:rsidRPr="00000000" w14:paraId="000004B3">
      <w:pPr>
        <w:rPr/>
      </w:pPr>
      <w:r w:rsidDel="00000000" w:rsidR="00000000" w:rsidRPr="00000000">
        <w:rPr>
          <w:rtl w:val="0"/>
        </w:rPr>
        <w:t xml:space="preserve">tz</w:t>
      </w:r>
    </w:p>
    <w:p w:rsidR="00000000" w:rsidDel="00000000" w:rsidP="00000000" w:rsidRDefault="00000000" w:rsidRPr="00000000" w14:paraId="000004B4">
      <w:pPr>
        <w:rPr/>
      </w:pPr>
      <w:r w:rsidDel="00000000" w:rsidR="00000000" w:rsidRPr="00000000">
        <w:rPr>
          <w:rtl w:val="0"/>
        </w:rPr>
        <w:t xml:space="preserve">To use these tags, put {% load tz %} in your template before using the tag.</w:t>
      </w:r>
    </w:p>
    <w:p w:rsidR="00000000" w:rsidDel="00000000" w:rsidP="00000000" w:rsidRDefault="00000000" w:rsidRPr="00000000" w14:paraId="000004B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B6">
      <w:pPr>
        <w:rPr/>
      </w:pPr>
      <w:r w:rsidDel="00000000" w:rsidR="00000000" w:rsidRPr="00000000">
        <w:rPr>
          <w:rtl w:val="0"/>
        </w:rPr>
        <w:t xml:space="preserve">get_current_timezone</w:t>
      </w:r>
    </w:p>
    <w:p w:rsidR="00000000" w:rsidDel="00000000" w:rsidP="00000000" w:rsidRDefault="00000000" w:rsidRPr="00000000" w14:paraId="000004B7">
      <w:pPr>
        <w:rPr/>
      </w:pPr>
      <w:r w:rsidDel="00000000" w:rsidR="00000000" w:rsidRPr="00000000">
        <w:rPr>
          <w:rtl w:val="0"/>
        </w:rPr>
        <w:t xml:space="preserve">Store the name of the current time zone in the context.</w:t>
      </w:r>
    </w:p>
    <w:p w:rsidR="00000000" w:rsidDel="00000000" w:rsidP="00000000" w:rsidRDefault="00000000" w:rsidRPr="00000000" w14:paraId="000004B8">
      <w:pPr>
        <w:rPr/>
      </w:pPr>
      <w:r w:rsidDel="00000000" w:rsidR="00000000" w:rsidRPr="00000000">
        <w:rPr>
          <w:rtl w:val="0"/>
        </w:rPr>
        <w:t xml:space="preserve">Usage:</w:t>
      </w:r>
    </w:p>
    <w:p w:rsidR="00000000" w:rsidDel="00000000" w:rsidP="00000000" w:rsidRDefault="00000000" w:rsidRPr="00000000" w14:paraId="000004B9">
      <w:pPr>
        <w:rPr/>
      </w:pPr>
      <w:r w:rsidDel="00000000" w:rsidR="00000000" w:rsidRPr="00000000">
        <w:rPr>
          <w:rtl w:val="0"/>
        </w:rPr>
        <w:t xml:space="preserve">{% get_current_timezone as TIME_ZONE %}</w:t>
      </w:r>
    </w:p>
    <w:p w:rsidR="00000000" w:rsidDel="00000000" w:rsidP="00000000" w:rsidRDefault="00000000" w:rsidRPr="00000000" w14:paraId="000004BA">
      <w:pPr>
        <w:rPr/>
      </w:pPr>
      <w:r w:rsidDel="00000000" w:rsidR="00000000" w:rsidRPr="00000000">
        <w:rPr>
          <w:rtl w:val="0"/>
        </w:rPr>
      </w:r>
    </w:p>
    <w:p w:rsidR="00000000" w:rsidDel="00000000" w:rsidP="00000000" w:rsidRDefault="00000000" w:rsidRPr="00000000" w14:paraId="000004BB">
      <w:pPr>
        <w:rPr/>
      </w:pPr>
      <w:r w:rsidDel="00000000" w:rsidR="00000000" w:rsidRPr="00000000">
        <w:rPr>
          <w:rtl w:val="0"/>
        </w:rPr>
        <w:t xml:space="preserve">This will fetch the currently active time zone and put its name into the TIME_ZONE context variable.</w:t>
      </w:r>
    </w:p>
    <w:p w:rsidR="00000000" w:rsidDel="00000000" w:rsidP="00000000" w:rsidRDefault="00000000" w:rsidRPr="00000000" w14:paraId="000004B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BD">
      <w:pPr>
        <w:rPr/>
      </w:pPr>
      <w:r w:rsidDel="00000000" w:rsidR="00000000" w:rsidRPr="00000000">
        <w:rPr>
          <w:rtl w:val="0"/>
        </w:rPr>
        <w:t xml:space="preserve">localtime</w:t>
      </w:r>
    </w:p>
    <w:p w:rsidR="00000000" w:rsidDel="00000000" w:rsidP="00000000" w:rsidRDefault="00000000" w:rsidRPr="00000000" w14:paraId="000004BE">
      <w:pPr>
        <w:rPr/>
      </w:pPr>
      <w:r w:rsidDel="00000000" w:rsidR="00000000" w:rsidRPr="00000000">
        <w:rPr>
          <w:rtl w:val="0"/>
        </w:rPr>
        <w:t xml:space="preserve">Force or prevent conversion of datetime objects to local time, regardless of the value of settings.USE_TZ.</w:t>
      </w:r>
    </w:p>
    <w:p w:rsidR="00000000" w:rsidDel="00000000" w:rsidP="00000000" w:rsidRDefault="00000000" w:rsidRPr="00000000" w14:paraId="000004BF">
      <w:pPr>
        <w:rPr/>
      </w:pPr>
      <w:r w:rsidDel="00000000" w:rsidR="00000000" w:rsidRPr="00000000">
        <w:rPr>
          <w:rtl w:val="0"/>
        </w:rPr>
        <w:t xml:space="preserve">Sample usage:</w:t>
      </w:r>
    </w:p>
    <w:p w:rsidR="00000000" w:rsidDel="00000000" w:rsidP="00000000" w:rsidRDefault="00000000" w:rsidRPr="00000000" w14:paraId="000004C0">
      <w:pPr>
        <w:rPr/>
      </w:pPr>
      <w:r w:rsidDel="00000000" w:rsidR="00000000" w:rsidRPr="00000000">
        <w:rPr>
          <w:rtl w:val="0"/>
        </w:rPr>
        <w:t xml:space="preserve">{% localtime off %}{{ value_in_utc }}{% endlocaltime %}</w:t>
      </w:r>
    </w:p>
    <w:p w:rsidR="00000000" w:rsidDel="00000000" w:rsidP="00000000" w:rsidRDefault="00000000" w:rsidRPr="00000000" w14:paraId="000004C1">
      <w:pPr>
        <w:rPr/>
      </w:pPr>
      <w:r w:rsidDel="00000000" w:rsidR="00000000" w:rsidRPr="00000000">
        <w:rPr>
          <w:rtl w:val="0"/>
        </w:rPr>
      </w:r>
    </w:p>
    <w:p w:rsidR="00000000" w:rsidDel="00000000" w:rsidP="00000000" w:rsidRDefault="00000000" w:rsidRPr="00000000" w14:paraId="000004C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C3">
      <w:pPr>
        <w:rPr/>
      </w:pPr>
      <w:r w:rsidDel="00000000" w:rsidR="00000000" w:rsidRPr="00000000">
        <w:rPr>
          <w:rtl w:val="0"/>
        </w:rPr>
        <w:t xml:space="preserve">timezone</w:t>
      </w:r>
    </w:p>
    <w:p w:rsidR="00000000" w:rsidDel="00000000" w:rsidP="00000000" w:rsidRDefault="00000000" w:rsidRPr="00000000" w14:paraId="000004C4">
      <w:pPr>
        <w:rPr/>
      </w:pPr>
      <w:r w:rsidDel="00000000" w:rsidR="00000000" w:rsidRPr="00000000">
        <w:rPr>
          <w:rtl w:val="0"/>
        </w:rPr>
        <w:t xml:space="preserve">Enable a given time zone just for this block.</w:t>
      </w:r>
    </w:p>
    <w:p w:rsidR="00000000" w:rsidDel="00000000" w:rsidP="00000000" w:rsidRDefault="00000000" w:rsidRPr="00000000" w14:paraId="000004C5">
      <w:pPr>
        <w:rPr/>
      </w:pPr>
      <w:r w:rsidDel="00000000" w:rsidR="00000000" w:rsidRPr="00000000">
        <w:rPr>
          <w:rtl w:val="0"/>
        </w:rPr>
        <w:t xml:space="preserve">The timezone argument must be an instance of a tzinfo subclass, a time zone name, or None. If it is None, the default time zone is used within the block.</w:t>
      </w:r>
    </w:p>
    <w:p w:rsidR="00000000" w:rsidDel="00000000" w:rsidP="00000000" w:rsidRDefault="00000000" w:rsidRPr="00000000" w14:paraId="000004C6">
      <w:pPr>
        <w:rPr/>
      </w:pPr>
      <w:r w:rsidDel="00000000" w:rsidR="00000000" w:rsidRPr="00000000">
        <w:rPr>
          <w:rtl w:val="0"/>
        </w:rPr>
        <w:t xml:space="preserve">Sample usage:</w:t>
      </w:r>
    </w:p>
    <w:p w:rsidR="00000000" w:rsidDel="00000000" w:rsidP="00000000" w:rsidRDefault="00000000" w:rsidRPr="00000000" w14:paraId="000004C7">
      <w:pPr>
        <w:rPr/>
      </w:pPr>
      <w:r w:rsidDel="00000000" w:rsidR="00000000" w:rsidRPr="00000000">
        <w:rPr>
          <w:rtl w:val="0"/>
        </w:rPr>
        <w:t xml:space="preserve">{% timezone "Europe/Paris" %}</w:t>
      </w:r>
    </w:p>
    <w:p w:rsidR="00000000" w:rsidDel="00000000" w:rsidP="00000000" w:rsidRDefault="00000000" w:rsidRPr="00000000" w14:paraId="000004C8">
      <w:pPr>
        <w:rPr/>
      </w:pPr>
      <w:r w:rsidDel="00000000" w:rsidR="00000000" w:rsidRPr="00000000">
        <w:rPr>
          <w:rtl w:val="0"/>
        </w:rPr>
        <w:t xml:space="preserve">    It is {{ now }} in Paris.</w:t>
      </w:r>
    </w:p>
    <w:p w:rsidR="00000000" w:rsidDel="00000000" w:rsidP="00000000" w:rsidRDefault="00000000" w:rsidRPr="00000000" w14:paraId="000004C9">
      <w:pPr>
        <w:rPr/>
      </w:pPr>
      <w:r w:rsidDel="00000000" w:rsidR="00000000" w:rsidRPr="00000000">
        <w:rPr>
          <w:rtl w:val="0"/>
        </w:rPr>
        <w:t xml:space="preserve">{% endtimezone %}</w:t>
      </w:r>
    </w:p>
    <w:p w:rsidR="00000000" w:rsidDel="00000000" w:rsidP="00000000" w:rsidRDefault="00000000" w:rsidRPr="00000000" w14:paraId="000004CA">
      <w:pPr>
        <w:rPr/>
      </w:pPr>
      <w:r w:rsidDel="00000000" w:rsidR="00000000" w:rsidRPr="00000000">
        <w:rPr>
          <w:rtl w:val="0"/>
        </w:rPr>
      </w:r>
    </w:p>
    <w:p w:rsidR="00000000" w:rsidDel="00000000" w:rsidP="00000000" w:rsidRDefault="00000000" w:rsidRPr="00000000" w14:paraId="000004CB">
      <w:pPr>
        <w:rPr/>
      </w:pPr>
      <w:r w:rsidDel="00000000" w:rsidR="00000000" w:rsidRPr="00000000">
        <w:rPr>
          <w:rtl w:val="0"/>
        </w:rPr>
      </w:r>
    </w:p>
    <w:p w:rsidR="00000000" w:rsidDel="00000000" w:rsidP="00000000" w:rsidRDefault="00000000" w:rsidRPr="00000000" w14:paraId="000004CC">
      <w:pPr>
        <w:rPr/>
      </w:pPr>
      <w:r w:rsidDel="00000000" w:rsidR="00000000" w:rsidRPr="00000000">
        <w:rPr>
          <w:rtl w:val="0"/>
        </w:rPr>
      </w:r>
    </w:p>
    <w:p w:rsidR="00000000" w:rsidDel="00000000" w:rsidP="00000000" w:rsidRDefault="00000000" w:rsidRPr="00000000" w14:paraId="000004CD">
      <w:pPr>
        <w:keepNext w:val="0"/>
        <w:keepLines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r w:rsidDel="00000000" w:rsidR="00000000" w:rsidRPr="00000000">
        <w:rPr>
          <w:rtl w:val="0"/>
        </w:rPr>
      </w:r>
    </w:p>
    <w:sectPr>
      <w:headerReference r:id="rId83" w:type="default"/>
      <w:footerReference r:id="rId84" w:type="default"/>
      <w:footerReference r:id="rId85" w:type="first"/>
      <w:pgSz w:h="15840" w:w="12240"/>
      <w:pgMar w:bottom="1440" w:top="1440" w:left="1440" w:right="1440" w:header="0" w:footer="720"/>
      <w:pgNumType w:start="0"/>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Behdad Shahossini" w:id="0" w:date="2019-10-28T18:18:37Z">
    <w:p w:rsidR="00000000" w:rsidDel="00000000" w:rsidP="00000000" w:rsidRDefault="00000000" w:rsidRPr="00000000" w14:paraId="000004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Good point on its strength</w:t>
      </w:r>
    </w:p>
  </w:comment>
  <w:comment w:author="Behdad Shahossini" w:id="17" w:date="2019-10-28T18:19:22Z">
    <w:p w:rsidR="00000000" w:rsidDel="00000000" w:rsidP="00000000" w:rsidRDefault="00000000" w:rsidRPr="00000000" w14:paraId="000004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Good work on the pages and please tell us what tools you have used on the mock ups? Any UI methods you are considering or any application of interest you are using as a sample?</w:t>
      </w:r>
    </w:p>
  </w:comment>
  <w:comment w:author="Behdad Shahossini" w:id="11" w:date="2019-10-28T18:19:06Z">
    <w:p w:rsidR="00000000" w:rsidDel="00000000" w:rsidP="00000000" w:rsidRDefault="00000000" w:rsidRPr="00000000" w14:paraId="000004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MVT is an structural pattern.</w:t>
      </w:r>
    </w:p>
    <w:p w:rsidR="00000000" w:rsidDel="00000000" w:rsidP="00000000" w:rsidRDefault="00000000" w:rsidRPr="00000000" w14:paraId="000004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about a design Pattern!! For example if it is Creational, Structural, or Behavioral.</w:t>
      </w:r>
    </w:p>
  </w:comment>
  <w:comment w:author="Behdad Shahossini" w:id="1" w:date="2019-10-28T18:18:29Z">
    <w:p w:rsidR="00000000" w:rsidDel="00000000" w:rsidP="00000000" w:rsidRDefault="00000000" w:rsidRPr="00000000" w14:paraId="000004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good point on the speed. it seems that is important to your project.</w:t>
      </w:r>
    </w:p>
  </w:comment>
  <w:comment w:author="Behdad Shahossini" w:id="16" w:date="2019-10-28T18:19:20Z">
    <w:p w:rsidR="00000000" w:rsidDel="00000000" w:rsidP="00000000" w:rsidRDefault="00000000" w:rsidRPr="00000000" w14:paraId="000004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good and there is a larger emphasis on the Login and Register page. What I see as important is the roomName Page. Is that the only page we are showing. How about a page with the list of current chats. Or any page related to chat functionality and services for the user?</w:t>
      </w:r>
    </w:p>
  </w:comment>
  <w:comment w:author="Behdad Shahossini" w:id="10" w:date="2019-10-28T18:19:04Z">
    <w:p w:rsidR="00000000" w:rsidDel="00000000" w:rsidP="00000000" w:rsidRDefault="00000000" w:rsidRPr="00000000" w14:paraId="000004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Let's combine the User class in one class diagram.</w:t>
      </w:r>
    </w:p>
    <w:p w:rsidR="00000000" w:rsidDel="00000000" w:rsidP="00000000" w:rsidRDefault="00000000" w:rsidRPr="00000000" w14:paraId="000004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Same as ERD, consider having an expanded version of the Class Diagram in appendix in future SDD.</w:t>
      </w:r>
    </w:p>
  </w:comment>
  <w:comment w:author="Behdad Shahossini" w:id="3" w:date="2019-10-28T18:18:46Z">
    <w:p w:rsidR="00000000" w:rsidDel="00000000" w:rsidP="00000000" w:rsidRDefault="00000000" w:rsidRPr="00000000" w14:paraId="000004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Good point in reasoning to utilize Beanstalk</w:t>
      </w:r>
    </w:p>
  </w:comment>
  <w:comment w:author="Behdad Shahossini" w:id="6" w:date="2019-10-28T18:18:54Z">
    <w:p w:rsidR="00000000" w:rsidDel="00000000" w:rsidP="00000000" w:rsidRDefault="00000000" w:rsidRPr="00000000" w14:paraId="000004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These can be placed in the appendix</w:t>
      </w:r>
    </w:p>
  </w:comment>
  <w:comment w:author="Behdad Shahossini" w:id="13" w:date="2019-10-28T18:19:09Z">
    <w:p w:rsidR="00000000" w:rsidDel="00000000" w:rsidP="00000000" w:rsidRDefault="00000000" w:rsidRPr="00000000" w14:paraId="000004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Please look into this!!</w:t>
      </w:r>
    </w:p>
    <w:p w:rsidR="00000000" w:rsidDel="00000000" w:rsidP="00000000" w:rsidRDefault="00000000" w:rsidRPr="00000000" w14:paraId="000004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Model will communicate with the View.</w:t>
      </w:r>
    </w:p>
  </w:comment>
  <w:comment w:author="Behdad Shahossini" w:id="2" w:date="2019-10-28T18:18:44Z">
    <w:p w:rsidR="00000000" w:rsidDel="00000000" w:rsidP="00000000" w:rsidRDefault="00000000" w:rsidRPr="00000000" w14:paraId="000004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Make sure to cite your references.</w:t>
      </w:r>
    </w:p>
    <w:p w:rsidR="00000000" w:rsidDel="00000000" w:rsidP="00000000" w:rsidRDefault="00000000" w:rsidRPr="00000000" w14:paraId="000004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Did you take this from: </w:t>
      </w:r>
    </w:p>
    <w:p w:rsidR="00000000" w:rsidDel="00000000" w:rsidP="00000000" w:rsidRDefault="00000000" w:rsidRPr="00000000" w14:paraId="000004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https://en.wikipedia.org/wiki/AWS_Elastic_Beanstalk</w:t>
      </w:r>
    </w:p>
  </w:comment>
  <w:comment w:author="Behdad Shahossini" w:id="5" w:date="2019-10-28T18:18:51Z">
    <w:p w:rsidR="00000000" w:rsidDel="00000000" w:rsidP="00000000" w:rsidRDefault="00000000" w:rsidRPr="00000000" w14:paraId="000004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Good point because you are relating this to your own application.</w:t>
      </w:r>
    </w:p>
  </w:comment>
  <w:comment w:author="Behdad Shahossini" w:id="12" w:date="2019-10-28T18:19:08Z">
    <w:p w:rsidR="00000000" w:rsidDel="00000000" w:rsidP="00000000" w:rsidRDefault="00000000" w:rsidRPr="00000000" w14:paraId="000004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View does more than this. Please refer to what you have included for View earlier.</w:t>
      </w:r>
    </w:p>
  </w:comment>
  <w:comment w:author="Behdad Shahossini" w:id="4" w:date="2019-10-28T18:18:49Z">
    <w:p w:rsidR="00000000" w:rsidDel="00000000" w:rsidP="00000000" w:rsidRDefault="00000000" w:rsidRPr="00000000" w14:paraId="000004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good, this is more of a Controller in the MVC. Overall, please tell us why MTV would benefit your project application specifically? What features of your application is in tune with MTV (besides the channels that you have talked about in below)</w:t>
      </w:r>
    </w:p>
  </w:comment>
  <w:comment w:author="Behdad Shahossini" w:id="7" w:date="2019-10-28T18:18:58Z">
    <w:p w:rsidR="00000000" w:rsidDel="00000000" w:rsidP="00000000" w:rsidRDefault="00000000" w:rsidRPr="00000000" w14:paraId="000004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Any issues with PostgreSQL? Any downside? It is not just that it is the common DB engine between Diango and Amazon services, what other points can we include?</w:t>
      </w:r>
    </w:p>
  </w:comment>
  <w:comment w:author="Behdad Shahossini" w:id="14" w:date="2019-10-28T18:19:12Z">
    <w:p w:rsidR="00000000" w:rsidDel="00000000" w:rsidP="00000000" w:rsidRDefault="00000000" w:rsidRPr="00000000" w14:paraId="000004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OK and for example you can do some research and see what Design Pattern would work better for this</w:t>
      </w:r>
    </w:p>
  </w:comment>
  <w:comment w:author="Behdad Shahossini" w:id="15" w:date="2019-10-28T18:19:17Z">
    <w:p w:rsidR="00000000" w:rsidDel="00000000" w:rsidP="00000000" w:rsidRDefault="00000000" w:rsidRPr="00000000" w14:paraId="000004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Thank you for mentioning he capabilities if Diango Admindoc but what classes and methods do your currently foresee. Earlier in above, you had brought up three classes and methods associated with them. That is a good point to start and expand further (even if we are not quite certain in the classes)</w:t>
      </w:r>
    </w:p>
  </w:comment>
  <w:comment w:author="Behdad Shahossini" w:id="9" w:date="2019-10-28T18:19:02Z">
    <w:p w:rsidR="00000000" w:rsidDel="00000000" w:rsidP="00000000" w:rsidRDefault="00000000" w:rsidRPr="00000000" w14:paraId="000004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OK, but how is this presented in the ERD? </w:t>
      </w:r>
    </w:p>
    <w:p w:rsidR="00000000" w:rsidDel="00000000" w:rsidP="00000000" w:rsidRDefault="00000000" w:rsidRPr="00000000" w14:paraId="000004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do we present "a room limited to two users."? </w:t>
      </w:r>
    </w:p>
    <w:p w:rsidR="00000000" w:rsidDel="00000000" w:rsidP="00000000" w:rsidRDefault="00000000" w:rsidRPr="00000000" w14:paraId="000004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OK , this is described in the class diagram.</w:t>
      </w:r>
    </w:p>
  </w:comment>
  <w:comment w:author="Behdad Shahossini" w:id="8" w:date="2019-10-28T18:19:01Z">
    <w:p w:rsidR="00000000" w:rsidDel="00000000" w:rsidP="00000000" w:rsidRDefault="00000000" w:rsidRPr="00000000" w14:paraId="000004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Yes, I can see this in the ERD but what other entities can be included. Can an expanded version of ERD be included in the appendix?</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rebuchet MS"/>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CF">
    <w:pPr>
      <w:jc w:val="right"/>
      <w:rPr/>
    </w:pPr>
    <w:r w:rsidDel="00000000" w:rsidR="00000000" w:rsidRPr="00000000">
      <w:rPr>
        <w:rtl w:val="0"/>
      </w:rPr>
      <w:tab/>
      <w:tab/>
      <w:tab/>
    </w: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D0">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CE">
    <w:pPr>
      <w:keepNext w:val="0"/>
      <w:keepLines w:val="0"/>
      <w:widowControl w:val="0"/>
      <w:pBdr>
        <w:top w:space="0" w:sz="0" w:val="nil"/>
        <w:left w:space="0" w:sz="0" w:val="nil"/>
        <w:bottom w:space="0" w:sz="0" w:val="nil"/>
        <w:right w:space="0" w:sz="0" w:val="nil"/>
        <w:between w:space="0" w:sz="0" w:val="nil"/>
      </w:pBdr>
      <w:shd w:fill="auto" w:val="clear"/>
      <w:jc w:val="right"/>
      <w:rPr/>
    </w:pPr>
    <w:r w:rsidDel="00000000" w:rsidR="00000000" w:rsidRPr="00000000">
      <w:rPr>
        <w:rtl w:val="0"/>
      </w:rPr>
      <w:tab/>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
    <w:lvl w:ilvl="0">
      <w:start w:val="1"/>
      <w:numFmt w:val="bullet"/>
      <w:lvlText w:val="■"/>
      <w:lvlJc w:val="left"/>
      <w:pPr>
        <w:ind w:left="720" w:hanging="360"/>
      </w:pPr>
      <w:rPr>
        <w:rFonts w:ascii="Roboto" w:cs="Roboto" w:eastAsia="Roboto" w:hAnsi="Roboto"/>
        <w:color w:val="777777"/>
        <w:sz w:val="17"/>
        <w:szCs w:val="17"/>
        <w:u w:val="none"/>
      </w:rPr>
    </w:lvl>
    <w:lvl w:ilvl="1">
      <w:start w:val="1"/>
      <w:numFmt w:val="bullet"/>
      <w:lvlText w:val="■"/>
      <w:lvlJc w:val="left"/>
      <w:pPr>
        <w:ind w:left="1440" w:hanging="360"/>
      </w:pPr>
      <w:rPr>
        <w:rFonts w:ascii="Roboto" w:cs="Roboto" w:eastAsia="Roboto" w:hAnsi="Roboto"/>
        <w:color w:val="777777"/>
        <w:sz w:val="20"/>
        <w:szCs w:val="20"/>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4">
    <w:lvl w:ilvl="0">
      <w:start w:val="1"/>
      <w:numFmt w:val="decimal"/>
      <w:lvlText w:val="%1."/>
      <w:lvlJc w:val="left"/>
      <w:pPr>
        <w:ind w:left="720" w:hanging="360"/>
      </w:pPr>
      <w:rPr>
        <w:rFonts w:ascii="Roboto" w:cs="Roboto" w:eastAsia="Roboto" w:hAnsi="Roboto"/>
        <w:color w:val="333333"/>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rFonts w:ascii="Roboto" w:cs="Roboto" w:eastAsia="Roboto" w:hAnsi="Roboto"/>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0">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00" w:lineRule="auto"/>
    </w:pPr>
    <w:rPr>
      <w:rFonts w:ascii="Trebuchet MS" w:cs="Trebuchet MS" w:eastAsia="Trebuchet MS" w:hAnsi="Trebuchet MS"/>
      <w:sz w:val="32"/>
      <w:szCs w:val="32"/>
    </w:rPr>
  </w:style>
  <w:style w:type="paragraph" w:styleId="Heading2">
    <w:name w:val="heading 2"/>
    <w:basedOn w:val="Normal"/>
    <w:next w:val="Normal"/>
    <w:pPr>
      <w:keepNext w:val="1"/>
      <w:keepLines w:val="1"/>
      <w:spacing w:after="0" w:before="200" w:lineRule="auto"/>
    </w:pPr>
    <w:rPr>
      <w:rFonts w:ascii="Trebuchet MS" w:cs="Trebuchet MS" w:eastAsia="Trebuchet MS" w:hAnsi="Trebuchet MS"/>
      <w:b w:val="1"/>
      <w:sz w:val="26"/>
      <w:szCs w:val="26"/>
    </w:rPr>
  </w:style>
  <w:style w:type="paragraph" w:styleId="Heading3">
    <w:name w:val="heading 3"/>
    <w:basedOn w:val="Normal"/>
    <w:next w:val="Normal"/>
    <w:pPr>
      <w:keepNext w:val="1"/>
      <w:keepLines w:val="1"/>
      <w:spacing w:after="0" w:before="160"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after="0" w:before="0" w:lineRule="auto"/>
    </w:pPr>
    <w:rPr>
      <w:rFonts w:ascii="Trebuchet MS" w:cs="Trebuchet MS" w:eastAsia="Trebuchet MS" w:hAnsi="Trebuchet MS"/>
      <w:sz w:val="42"/>
      <w:szCs w:val="42"/>
    </w:rPr>
  </w:style>
  <w:style w:type="paragraph" w:styleId="Subtitle">
    <w:name w:val="Subtitle"/>
    <w:basedOn w:val="Normal"/>
    <w:next w:val="Normal"/>
    <w:pPr>
      <w:keepNext w:val="1"/>
      <w:keepLines w:val="1"/>
      <w:spacing w:after="200" w:before="0" w:lineRule="auto"/>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127.0.0.1:8000/admin/doc/views/django.contrib.admindocs.views.TemplateTagIndexView/" TargetMode="External"/><Relationship Id="rId84" Type="http://schemas.openxmlformats.org/officeDocument/2006/relationships/footer" Target="footer1.xml"/><Relationship Id="rId83" Type="http://schemas.openxmlformats.org/officeDocument/2006/relationships/header" Target="header1.xml"/><Relationship Id="rId42" Type="http://schemas.openxmlformats.org/officeDocument/2006/relationships/hyperlink" Target="http://127.0.0.1:8000/admin/doc/views/django.contrib.admindocs.views.ViewIndexView/" TargetMode="External"/><Relationship Id="rId41" Type="http://schemas.openxmlformats.org/officeDocument/2006/relationships/hyperlink" Target="http://127.0.0.1:8000/admin/doc/views/django.contrib.admindocs.views.TemplateDetailView/" TargetMode="External"/><Relationship Id="rId85" Type="http://schemas.openxmlformats.org/officeDocument/2006/relationships/footer" Target="footer2.xml"/><Relationship Id="rId44" Type="http://schemas.openxmlformats.org/officeDocument/2006/relationships/hyperlink" Target="http://127.0.0.1:8000/admin/doc/views/django.contrib.auth.views.LoginView/" TargetMode="External"/><Relationship Id="rId43" Type="http://schemas.openxmlformats.org/officeDocument/2006/relationships/hyperlink" Target="http://127.0.0.1:8000/admin/doc/views/django.contrib.admindocs.views.ViewDetailView/" TargetMode="External"/><Relationship Id="rId46" Type="http://schemas.openxmlformats.org/officeDocument/2006/relationships/hyperlink" Target="http://127.0.0.1:8000/admin/doc/views/users.views.profile/" TargetMode="External"/><Relationship Id="rId45" Type="http://schemas.openxmlformats.org/officeDocument/2006/relationships/hyperlink" Target="http://127.0.0.1:8000/admin/doc/views/django.contrib.auth.views.LogoutView/" TargetMode="External"/><Relationship Id="rId80" Type="http://schemas.openxmlformats.org/officeDocument/2006/relationships/hyperlink" Target="http://127.0.0.1:8000/admin/doc/tags/#formhelper" TargetMode="External"/><Relationship Id="rId82" Type="http://schemas.openxmlformats.org/officeDocument/2006/relationships/hyperlink" Target="http://127.0.0.1:8000/admin/doc/tags/#asvar" TargetMode="External"/><Relationship Id="rId81" Type="http://schemas.openxmlformats.org/officeDocument/2006/relationships/hyperlink" Target="http://127.0.0.1:8000/admin/doc/tags/#helper"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1.png"/><Relationship Id="rId48" Type="http://schemas.openxmlformats.org/officeDocument/2006/relationships/hyperlink" Target="http://127.0.0.1:8000/admin/doc/views/django.contrib.admin.sites.AdminSite.index/" TargetMode="External"/><Relationship Id="rId47" Type="http://schemas.openxmlformats.org/officeDocument/2006/relationships/hyperlink" Target="http://127.0.0.1:8000/admin/doc/views/users.views.register/" TargetMode="External"/><Relationship Id="rId49" Type="http://schemas.openxmlformats.org/officeDocument/2006/relationships/hyperlink" Target="http://127.0.0.1:8000/admin/doc/views/django.contrib.admin.sites.AdminSite.app_index/"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2.png"/><Relationship Id="rId8" Type="http://schemas.openxmlformats.org/officeDocument/2006/relationships/hyperlink" Target="https://drive.google.com/open?id=1lnU7U3JHg1hT1AW_P0c9C2IKjOqzdt5v6EGw5lJ14Ro" TargetMode="External"/><Relationship Id="rId73" Type="http://schemas.openxmlformats.org/officeDocument/2006/relationships/hyperlink" Target="http://127.0.0.1:8000/admin/doc/views/chat.views.index/" TargetMode="External"/><Relationship Id="rId72" Type="http://schemas.openxmlformats.org/officeDocument/2006/relationships/hyperlink" Target="http://127.0.0.1:8000/admin/doc/views/chat.views.room/" TargetMode="External"/><Relationship Id="rId31" Type="http://schemas.openxmlformats.org/officeDocument/2006/relationships/hyperlink" Target="https://docs.djangoproject.com/en/2.2/topics/auth/" TargetMode="External"/><Relationship Id="rId75" Type="http://schemas.openxmlformats.org/officeDocument/2006/relationships/hyperlink" Target="https://php.net/date" TargetMode="External"/><Relationship Id="rId30" Type="http://schemas.openxmlformats.org/officeDocument/2006/relationships/hyperlink" Target="https://developer.mozilla.org/en-US/docs/Learn/Server-side/Django/Tutorial_local_library_website" TargetMode="External"/><Relationship Id="rId74" Type="http://schemas.openxmlformats.org/officeDocument/2006/relationships/hyperlink" Target="http://127.0.0.1:8000/admin/doc/views/chat.views.room/" TargetMode="External"/><Relationship Id="rId33" Type="http://schemas.openxmlformats.org/officeDocument/2006/relationships/hyperlink" Target="https://docs.djangoproject.com/en/2.2/ref/contrib/admin/admindocs/" TargetMode="External"/><Relationship Id="rId77" Type="http://schemas.openxmlformats.org/officeDocument/2006/relationships/hyperlink" Target="http://127.0.0.1:8000/admin/doc/tags/#formhelper" TargetMode="External"/><Relationship Id="rId32" Type="http://schemas.openxmlformats.org/officeDocument/2006/relationships/hyperlink" Target="https://getbootstrap.com/docs/4.0/getting-started/introduction/#starter-template" TargetMode="External"/><Relationship Id="rId76" Type="http://schemas.openxmlformats.org/officeDocument/2006/relationships/hyperlink" Target="http://127.0.0.1:8000/admin/doc/tags/#crispy_forms.helper.formhelper" TargetMode="External"/><Relationship Id="rId35" Type="http://schemas.openxmlformats.org/officeDocument/2006/relationships/hyperlink" Target="http://127.0.0.1:8000/admin/doc/views/django.contrib.admindocs.views.BaseAdminDocsView/" TargetMode="External"/><Relationship Id="rId79" Type="http://schemas.openxmlformats.org/officeDocument/2006/relationships/hyperlink" Target="http://127.0.0.1:8000/admin/doc/tags/#crispy_forms.helper.formhelper" TargetMode="External"/><Relationship Id="rId34" Type="http://schemas.openxmlformats.org/officeDocument/2006/relationships/hyperlink" Target="http://127.0.0.1:8000/admin/doc/views/about.views.index/" TargetMode="External"/><Relationship Id="rId78" Type="http://schemas.openxmlformats.org/officeDocument/2006/relationships/hyperlink" Target="http://127.0.0.1:8000/admin/doc/tags/#helper" TargetMode="External"/><Relationship Id="rId71" Type="http://schemas.openxmlformats.org/officeDocument/2006/relationships/hyperlink" Target="http://127.0.0.1:8000/admin/doc/views/chat.views.index/" TargetMode="External"/><Relationship Id="rId70" Type="http://schemas.openxmlformats.org/officeDocument/2006/relationships/hyperlink" Target="http://127.0.0.1:8000/admin/doc/views/django.contrib.contenttypes.views.shortcut/" TargetMode="External"/><Relationship Id="rId37" Type="http://schemas.openxmlformats.org/officeDocument/2006/relationships/hyperlink" Target="http://127.0.0.1:8000/admin/doc/views/django.contrib.admindocs.views.TemplateFilterIndexView/" TargetMode="External"/><Relationship Id="rId36" Type="http://schemas.openxmlformats.org/officeDocument/2006/relationships/hyperlink" Target="http://127.0.0.1:8000/admin/doc/views/django.contrib.admindocs.views.BookmarkletsView/" TargetMode="External"/><Relationship Id="rId39" Type="http://schemas.openxmlformats.org/officeDocument/2006/relationships/hyperlink" Target="http://127.0.0.1:8000/admin/doc/views/django.contrib.admindocs.views.ModelDetailView/" TargetMode="External"/><Relationship Id="rId38" Type="http://schemas.openxmlformats.org/officeDocument/2006/relationships/hyperlink" Target="http://127.0.0.1:8000/admin/doc/views/django.contrib.admindocs.views.ModelIndexView/" TargetMode="External"/><Relationship Id="rId62" Type="http://schemas.openxmlformats.org/officeDocument/2006/relationships/hyperlink" Target="http://127.0.0.1:8000/admin/doc/views/django.contrib.admin.options.ModelAdmin.history_view/" TargetMode="External"/><Relationship Id="rId61" Type="http://schemas.openxmlformats.org/officeDocument/2006/relationships/hyperlink" Target="http://127.0.0.1:8000/admin/doc/views/django.contrib.admin.options.ModelAdmin.delete_view/" TargetMode="External"/><Relationship Id="rId20" Type="http://schemas.openxmlformats.org/officeDocument/2006/relationships/image" Target="media/image13.png"/><Relationship Id="rId64" Type="http://schemas.openxmlformats.org/officeDocument/2006/relationships/hyperlink" Target="http://127.0.0.1:8000/admin/doc/views/django.contrib.admin.options.ModelAdmin.autocomplete_view/" TargetMode="External"/><Relationship Id="rId63" Type="http://schemas.openxmlformats.org/officeDocument/2006/relationships/hyperlink" Target="http://127.0.0.1:8000/admin/doc/views/django.contrib.auth.admin.UserAdmin.add_view/" TargetMode="External"/><Relationship Id="rId22" Type="http://schemas.openxmlformats.org/officeDocument/2006/relationships/image" Target="media/image5.png"/><Relationship Id="rId66" Type="http://schemas.openxmlformats.org/officeDocument/2006/relationships/hyperlink" Target="http://127.0.0.1:8000/admin/doc/views/django.contrib.admin.sites.AdminSite.login/" TargetMode="External"/><Relationship Id="rId21" Type="http://schemas.openxmlformats.org/officeDocument/2006/relationships/image" Target="media/image8.png"/><Relationship Id="rId65" Type="http://schemas.openxmlformats.org/officeDocument/2006/relationships/hyperlink" Target="http://127.0.0.1:8000/admin/doc/views/django.contrib.admin.sites.AdminSite.i18n_javascript/" TargetMode="External"/><Relationship Id="rId24" Type="http://schemas.openxmlformats.org/officeDocument/2006/relationships/hyperlink" Target="https://docs.aws.amazon.com/elasticbeanstalk/latest/dg/Welcome.html" TargetMode="External"/><Relationship Id="rId68" Type="http://schemas.openxmlformats.org/officeDocument/2006/relationships/hyperlink" Target="http://127.0.0.1:8000/admin/doc/views/django.contrib.admin.sites.AdminSite.password_change/" TargetMode="External"/><Relationship Id="rId23" Type="http://schemas.openxmlformats.org/officeDocument/2006/relationships/hyperlink" Target="https://en.wikipedia.org/wiki/AWS_Elastic_Beanstalk" TargetMode="External"/><Relationship Id="rId67" Type="http://schemas.openxmlformats.org/officeDocument/2006/relationships/hyperlink" Target="http://127.0.0.1:8000/admin/doc/views/django.contrib.admin.sites.AdminSite.logout/" TargetMode="External"/><Relationship Id="rId60" Type="http://schemas.openxmlformats.org/officeDocument/2006/relationships/hyperlink" Target="http://127.0.0.1:8000/admin/doc/views/django.contrib.admin.options.ModelAdmin.change_view/" TargetMode="External"/><Relationship Id="rId26" Type="http://schemas.openxmlformats.org/officeDocument/2006/relationships/hyperlink" Target="https://channels.readthedocs.io/en/latest/" TargetMode="External"/><Relationship Id="rId25" Type="http://schemas.openxmlformats.org/officeDocument/2006/relationships/hyperlink" Target="http://asgi.readthedocs.io/" TargetMode="External"/><Relationship Id="rId69" Type="http://schemas.openxmlformats.org/officeDocument/2006/relationships/hyperlink" Target="http://127.0.0.1:8000/admin/doc/views/django.contrib.admin.sites.AdminSite.password_change_done/" TargetMode="External"/><Relationship Id="rId28" Type="http://schemas.openxmlformats.org/officeDocument/2006/relationships/hyperlink" Target="https://channels.readthedocs.io/en/latest/tutorial/part_2.html" TargetMode="External"/><Relationship Id="rId27" Type="http://schemas.openxmlformats.org/officeDocument/2006/relationships/hyperlink" Target="https://en.wikipedia.org/wiki/Django_(web_framework)" TargetMode="External"/><Relationship Id="rId29" Type="http://schemas.openxmlformats.org/officeDocument/2006/relationships/hyperlink" Target="https://en.wikipedia.org/wiki/React_(web_framework)" TargetMode="External"/><Relationship Id="rId51" Type="http://schemas.openxmlformats.org/officeDocument/2006/relationships/hyperlink" Target="http://127.0.0.1:8000/admin/doc/views/django.views.generic.base.RedirectView/" TargetMode="External"/><Relationship Id="rId50" Type="http://schemas.openxmlformats.org/officeDocument/2006/relationships/hyperlink" Target="http://127.0.0.1:8000/admin/doc/views/django.contrib.admin.options.ModelAdmin.changelist_view/" TargetMode="External"/><Relationship Id="rId53" Type="http://schemas.openxmlformats.org/officeDocument/2006/relationships/hyperlink" Target="http://127.0.0.1:8000/admin/doc/views/django.contrib.admin.options.ModelAdmin.delete_view/" TargetMode="External"/><Relationship Id="rId52" Type="http://schemas.openxmlformats.org/officeDocument/2006/relationships/hyperlink" Target="http://127.0.0.1:8000/admin/doc/views/django.contrib.admin.options.ModelAdmin.change_view/" TargetMode="External"/><Relationship Id="rId11" Type="http://schemas.openxmlformats.org/officeDocument/2006/relationships/image" Target="media/image14.png"/><Relationship Id="rId55" Type="http://schemas.openxmlformats.org/officeDocument/2006/relationships/hyperlink" Target="http://127.0.0.1:8000/admin/doc/views/django.contrib.admin.options.ModelAdmin.add_view/" TargetMode="External"/><Relationship Id="rId10" Type="http://schemas.openxmlformats.org/officeDocument/2006/relationships/image" Target="media/image10.png"/><Relationship Id="rId54" Type="http://schemas.openxmlformats.org/officeDocument/2006/relationships/hyperlink" Target="http://127.0.0.1:8000/admin/doc/views/django.contrib.admin.options.ModelAdmin.history_view/" TargetMode="External"/><Relationship Id="rId13" Type="http://schemas.openxmlformats.org/officeDocument/2006/relationships/image" Target="media/image9.png"/><Relationship Id="rId57" Type="http://schemas.openxmlformats.org/officeDocument/2006/relationships/hyperlink" Target="http://127.0.0.1:8000/admin/doc/views/django.contrib.admin.options.ModelAdmin.changelist_view/" TargetMode="External"/><Relationship Id="rId12" Type="http://schemas.openxmlformats.org/officeDocument/2006/relationships/image" Target="media/image4.png"/><Relationship Id="rId56" Type="http://schemas.openxmlformats.org/officeDocument/2006/relationships/hyperlink" Target="http://127.0.0.1:8000/admin/doc/views/django.contrib.admin.options.ModelAdmin.autocomplete_view/" TargetMode="External"/><Relationship Id="rId15" Type="http://schemas.openxmlformats.org/officeDocument/2006/relationships/image" Target="media/image3.png"/><Relationship Id="rId59" Type="http://schemas.openxmlformats.org/officeDocument/2006/relationships/hyperlink" Target="http://127.0.0.1:8000/admin/doc/views/django.views.generic.base.RedirectView/" TargetMode="External"/><Relationship Id="rId14" Type="http://schemas.openxmlformats.org/officeDocument/2006/relationships/hyperlink" Target="http://asgi.readthedocs.io/" TargetMode="External"/><Relationship Id="rId58" Type="http://schemas.openxmlformats.org/officeDocument/2006/relationships/hyperlink" Target="http://127.0.0.1:8000/admin/doc/views/django.contrib.auth.admin.UserAdmin.user_change_password/" TargetMode="External"/><Relationship Id="rId17" Type="http://schemas.openxmlformats.org/officeDocument/2006/relationships/image" Target="media/image1.png"/><Relationship Id="rId16" Type="http://schemas.openxmlformats.org/officeDocument/2006/relationships/image" Target="media/image7.png"/><Relationship Id="rId19" Type="http://schemas.openxmlformats.org/officeDocument/2006/relationships/image" Target="media/image6.png"/><Relationship Id="rId1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